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8DB" w:rsidRDefault="006178DB" w:rsidP="000D0B76">
      <w:pPr>
        <w:widowControl/>
        <w:spacing w:line="360" w:lineRule="auto"/>
        <w:jc w:val="center"/>
        <w:rPr>
          <w:rFonts w:ascii="Times New Roman" w:hAnsi="Times New Roman" w:cs="Times New Roman"/>
          <w:b/>
          <w:sz w:val="28"/>
          <w:szCs w:val="24"/>
        </w:rPr>
      </w:pPr>
    </w:p>
    <w:p w:rsidR="00D76952" w:rsidDel="00AB5E9D" w:rsidRDefault="00D76952">
      <w:pPr>
        <w:widowControl/>
        <w:jc w:val="center"/>
        <w:rPr>
          <w:del w:id="0" w:author="ASUS" w:date="2018-06-06T12:09:00Z"/>
          <w:rFonts w:ascii="Times New Roman" w:hAnsi="Times New Roman" w:cs="Times New Roman"/>
          <w:b/>
          <w:sz w:val="28"/>
          <w:szCs w:val="24"/>
        </w:rPr>
      </w:pPr>
      <w:del w:id="1" w:author="ASUS" w:date="2018-06-06T12:09:00Z">
        <w:r w:rsidDel="00AB5E9D">
          <w:rPr>
            <w:rFonts w:ascii="Times New Roman" w:hAnsi="Times New Roman" w:cs="Times New Roman" w:hint="eastAsia"/>
            <w:b/>
            <w:sz w:val="28"/>
            <w:szCs w:val="24"/>
          </w:rPr>
          <w:delText xml:space="preserve">An New Approach to Predict the </w:delText>
        </w:r>
      </w:del>
      <w:r>
        <w:rPr>
          <w:rFonts w:ascii="Times New Roman" w:hAnsi="Times New Roman" w:cs="Times New Roman" w:hint="eastAsia"/>
          <w:b/>
          <w:sz w:val="28"/>
          <w:szCs w:val="24"/>
        </w:rPr>
        <w:t>T</w:t>
      </w:r>
      <w:r w:rsidR="00916D78" w:rsidRPr="00CD3591">
        <w:rPr>
          <w:rFonts w:ascii="Times New Roman" w:hAnsi="Times New Roman" w:cs="Times New Roman"/>
          <w:b/>
          <w:sz w:val="28"/>
          <w:szCs w:val="24"/>
        </w:rPr>
        <w:t xml:space="preserve">ravel </w:t>
      </w:r>
      <w:r>
        <w:rPr>
          <w:rFonts w:ascii="Times New Roman" w:hAnsi="Times New Roman" w:cs="Times New Roman" w:hint="eastAsia"/>
          <w:b/>
          <w:sz w:val="28"/>
          <w:szCs w:val="24"/>
        </w:rPr>
        <w:t>T</w:t>
      </w:r>
      <w:r w:rsidR="00916D78" w:rsidRPr="00CD3591">
        <w:rPr>
          <w:rFonts w:ascii="Times New Roman" w:hAnsi="Times New Roman" w:cs="Times New Roman"/>
          <w:b/>
          <w:sz w:val="28"/>
          <w:szCs w:val="24"/>
        </w:rPr>
        <w:t xml:space="preserve">ime </w:t>
      </w:r>
      <w:r w:rsidR="00530506">
        <w:rPr>
          <w:rFonts w:ascii="Times New Roman" w:hAnsi="Times New Roman" w:cs="Times New Roman" w:hint="eastAsia"/>
          <w:b/>
          <w:sz w:val="28"/>
          <w:szCs w:val="24"/>
        </w:rPr>
        <w:t xml:space="preserve">through </w:t>
      </w:r>
      <w:r w:rsidR="007E6527">
        <w:rPr>
          <w:rFonts w:ascii="Times New Roman" w:hAnsi="Times New Roman" w:cs="Times New Roman" w:hint="eastAsia"/>
          <w:b/>
          <w:sz w:val="28"/>
          <w:szCs w:val="24"/>
        </w:rPr>
        <w:t xml:space="preserve">ETC </w:t>
      </w:r>
      <w:del w:id="2" w:author="ASUS" w:date="2018-06-06T12:09:00Z">
        <w:r w:rsidDel="00AB5E9D">
          <w:rPr>
            <w:rFonts w:ascii="Times New Roman" w:hAnsi="Times New Roman" w:cs="Times New Roman" w:hint="eastAsia"/>
            <w:b/>
            <w:sz w:val="28"/>
            <w:szCs w:val="24"/>
          </w:rPr>
          <w:delText xml:space="preserve">and </w:delText>
        </w:r>
      </w:del>
    </w:p>
    <w:p w:rsidR="00132A88" w:rsidDel="00AB5E9D" w:rsidRDefault="00D76952">
      <w:pPr>
        <w:widowControl/>
        <w:jc w:val="center"/>
        <w:rPr>
          <w:del w:id="3" w:author="ASUS" w:date="2018-06-06T12:09:00Z"/>
          <w:rFonts w:ascii="Times New Roman" w:hAnsi="Times New Roman" w:cs="Times New Roman"/>
          <w:szCs w:val="24"/>
        </w:rPr>
      </w:pPr>
      <w:del w:id="4" w:author="ASUS" w:date="2018-06-06T12:09:00Z">
        <w:r w:rsidDel="00AB5E9D">
          <w:rPr>
            <w:rFonts w:ascii="Times New Roman" w:hAnsi="Times New Roman" w:cs="Times New Roman" w:hint="eastAsia"/>
            <w:b/>
            <w:sz w:val="28"/>
            <w:szCs w:val="24"/>
          </w:rPr>
          <w:delText>A</w:delText>
        </w:r>
        <w:r w:rsidR="003A014E" w:rsidDel="00AB5E9D">
          <w:rPr>
            <w:rFonts w:ascii="Times New Roman" w:hAnsi="Times New Roman" w:cs="Times New Roman" w:hint="eastAsia"/>
            <w:b/>
            <w:sz w:val="28"/>
            <w:szCs w:val="24"/>
          </w:rPr>
          <w:delText>nalysis of T</w:delText>
        </w:r>
        <w:r w:rsidDel="00AB5E9D">
          <w:rPr>
            <w:rFonts w:ascii="Times New Roman" w:hAnsi="Times New Roman" w:cs="Times New Roman" w:hint="eastAsia"/>
            <w:b/>
            <w:sz w:val="28"/>
            <w:szCs w:val="24"/>
          </w:rPr>
          <w:delText xml:space="preserve">heir Influence Factors </w:delText>
        </w:r>
      </w:del>
    </w:p>
    <w:p w:rsidR="002912EA" w:rsidDel="00AB5E9D" w:rsidRDefault="002912EA">
      <w:pPr>
        <w:widowControl/>
        <w:jc w:val="center"/>
        <w:rPr>
          <w:del w:id="5" w:author="ASUS" w:date="2018-06-06T12:09:00Z"/>
          <w:rFonts w:ascii="Times New Roman" w:hAnsi="Times New Roman" w:cs="Times New Roman"/>
          <w:szCs w:val="24"/>
        </w:rPr>
        <w:pPrChange w:id="6" w:author="ASUS" w:date="2018-06-06T12:09:00Z">
          <w:pPr>
            <w:widowControl/>
            <w:ind w:firstLine="480"/>
            <w:jc w:val="center"/>
          </w:pPr>
        </w:pPrChange>
      </w:pPr>
    </w:p>
    <w:p w:rsidR="00F160B1" w:rsidDel="00AB5E9D" w:rsidRDefault="00F160B1">
      <w:pPr>
        <w:widowControl/>
        <w:jc w:val="center"/>
        <w:rPr>
          <w:del w:id="7" w:author="ASUS" w:date="2018-06-06T12:09:00Z"/>
          <w:rFonts w:ascii="Times New Roman" w:hAnsi="Times New Roman" w:cs="Times New Roman"/>
          <w:szCs w:val="24"/>
        </w:rPr>
        <w:pPrChange w:id="8" w:author="ASUS" w:date="2018-06-06T12:09:00Z">
          <w:pPr>
            <w:widowControl/>
            <w:ind w:firstLine="480"/>
            <w:jc w:val="center"/>
          </w:pPr>
        </w:pPrChange>
      </w:pPr>
    </w:p>
    <w:p w:rsidR="00F160B1" w:rsidDel="00AB5E9D" w:rsidRDefault="00F160B1">
      <w:pPr>
        <w:widowControl/>
        <w:jc w:val="center"/>
        <w:rPr>
          <w:del w:id="9" w:author="ASUS" w:date="2018-06-06T12:09:00Z"/>
          <w:rFonts w:ascii="Times New Roman" w:eastAsia="DFKai-SB" w:hAnsi="Times New Roman" w:cs="Times New Roman"/>
        </w:rPr>
        <w:pPrChange w:id="10" w:author="ASUS" w:date="2018-06-06T12:09:00Z">
          <w:pPr>
            <w:adjustRightInd w:val="0"/>
            <w:snapToGrid w:val="0"/>
            <w:spacing w:line="360" w:lineRule="auto"/>
            <w:jc w:val="center"/>
          </w:pPr>
        </w:pPrChange>
      </w:pPr>
      <w:del w:id="11" w:author="ASUS" w:date="2018-06-06T12:09:00Z">
        <w:r w:rsidRPr="005C2B40" w:rsidDel="00AB5E9D">
          <w:rPr>
            <w:rFonts w:ascii="Times New Roman" w:eastAsia="DFKai-SB" w:hAnsi="Times New Roman" w:cs="Times New Roman"/>
            <w:vertAlign w:val="superscript"/>
          </w:rPr>
          <w:delText>1</w:delText>
        </w:r>
        <w:r w:rsidDel="00AB5E9D">
          <w:rPr>
            <w:rFonts w:ascii="Times New Roman" w:eastAsia="DFKai-SB" w:hAnsi="Times New Roman" w:cs="Times New Roman" w:hint="eastAsia"/>
            <w:vertAlign w:val="superscript"/>
          </w:rPr>
          <w:delText>, 3</w:delText>
        </w:r>
        <w:r w:rsidDel="00AB5E9D">
          <w:rPr>
            <w:rFonts w:ascii="Times New Roman" w:eastAsia="DFKai-SB" w:hAnsi="Times New Roman" w:cs="Times New Roman" w:hint="eastAsia"/>
          </w:rPr>
          <w:delText xml:space="preserve">Shu-Li Wang, </w:delText>
        </w:r>
        <w:r w:rsidDel="00AB5E9D">
          <w:rPr>
            <w:rFonts w:ascii="Times New Roman" w:eastAsia="DFKai-SB" w:hAnsi="Times New Roman" w:cs="Times New Roman" w:hint="eastAsia"/>
            <w:vertAlign w:val="superscript"/>
          </w:rPr>
          <w:delText>1,*</w:delText>
        </w:r>
        <w:r w:rsidRPr="005C2B40" w:rsidDel="00AB5E9D">
          <w:rPr>
            <w:rFonts w:ascii="Times New Roman" w:eastAsia="DFKai-SB" w:hAnsi="Times New Roman" w:cs="Times New Roman"/>
          </w:rPr>
          <w:delText xml:space="preserve">Mei-Fang Wu, </w:delText>
        </w:r>
        <w:r w:rsidDel="00AB5E9D">
          <w:rPr>
            <w:rFonts w:ascii="Times New Roman" w:eastAsia="DFKai-SB" w:hAnsi="Times New Roman" w:cs="Times New Roman" w:hint="eastAsia"/>
            <w:vertAlign w:val="superscript"/>
          </w:rPr>
          <w:delText>2</w:delText>
        </w:r>
        <w:r w:rsidDel="00AB5E9D">
          <w:rPr>
            <w:rFonts w:ascii="Times New Roman" w:hAnsi="Times New Roman" w:cs="Times New Roman" w:hint="eastAsia"/>
            <w:szCs w:val="24"/>
          </w:rPr>
          <w:delText xml:space="preserve">Chih-Chia Hsu, </w:delText>
        </w:r>
        <w:r w:rsidDel="00AB5E9D">
          <w:rPr>
            <w:rFonts w:ascii="Times New Roman" w:eastAsia="DFKai-SB" w:hAnsi="Times New Roman" w:cs="Times New Roman" w:hint="eastAsia"/>
            <w:vertAlign w:val="superscript"/>
          </w:rPr>
          <w:delText>2</w:delText>
        </w:r>
        <w:r w:rsidRPr="005C2B40" w:rsidDel="00AB5E9D">
          <w:rPr>
            <w:rFonts w:ascii="Times New Roman" w:eastAsia="DFKai-SB" w:hAnsi="Times New Roman" w:cs="Times New Roman"/>
          </w:rPr>
          <w:delText xml:space="preserve">Fan Wu, </w:delText>
        </w:r>
      </w:del>
    </w:p>
    <w:p w:rsidR="00F160B1" w:rsidRPr="007341C2" w:rsidDel="00AB5E9D" w:rsidRDefault="00F160B1">
      <w:pPr>
        <w:widowControl/>
        <w:jc w:val="center"/>
        <w:rPr>
          <w:del w:id="12" w:author="ASUS" w:date="2018-06-06T12:09:00Z"/>
          <w:rFonts w:ascii="Times New Roman" w:eastAsia="DFKai-SB" w:hAnsi="Times New Roman" w:cs="Times New Roman"/>
          <w:sz w:val="20"/>
          <w:szCs w:val="20"/>
        </w:rPr>
        <w:pPrChange w:id="13" w:author="ASUS" w:date="2018-06-06T12:09:00Z">
          <w:pPr>
            <w:adjustRightInd w:val="0"/>
            <w:snapToGrid w:val="0"/>
            <w:spacing w:line="360" w:lineRule="auto"/>
            <w:jc w:val="center"/>
          </w:pPr>
        </w:pPrChange>
      </w:pPr>
      <w:del w:id="14" w:author="ASUS" w:date="2018-06-06T12:09:00Z">
        <w:r w:rsidRPr="007341C2" w:rsidDel="00AB5E9D">
          <w:rPr>
            <w:rFonts w:ascii="Times New Roman" w:eastAsia="DFKai-SB" w:hAnsi="Times New Roman" w:cs="Times New Roman" w:hint="eastAsia"/>
            <w:sz w:val="20"/>
            <w:szCs w:val="20"/>
            <w:vertAlign w:val="superscript"/>
          </w:rPr>
          <w:delText>1</w:delText>
        </w:r>
        <w:r w:rsidRPr="007341C2" w:rsidDel="00AB5E9D">
          <w:rPr>
            <w:rFonts w:ascii="Times New Roman" w:eastAsia="DFKai-SB" w:hAnsi="Times New Roman" w:cs="Times New Roman"/>
            <w:sz w:val="20"/>
            <w:szCs w:val="20"/>
          </w:rPr>
          <w:delText>Department of Industry Engineering and Systems Management,</w:delText>
        </w:r>
      </w:del>
    </w:p>
    <w:p w:rsidR="00F160B1" w:rsidRPr="007341C2" w:rsidDel="00AB5E9D" w:rsidRDefault="00F160B1">
      <w:pPr>
        <w:widowControl/>
        <w:jc w:val="center"/>
        <w:rPr>
          <w:del w:id="15" w:author="ASUS" w:date="2018-06-06T12:09:00Z"/>
          <w:rFonts w:ascii="Times New Roman" w:eastAsia="DFKai-SB" w:hAnsi="Times New Roman" w:cs="Times New Roman"/>
          <w:sz w:val="20"/>
          <w:szCs w:val="20"/>
        </w:rPr>
        <w:pPrChange w:id="16" w:author="ASUS" w:date="2018-06-06T12:09:00Z">
          <w:pPr>
            <w:adjustRightInd w:val="0"/>
            <w:snapToGrid w:val="0"/>
            <w:spacing w:line="360" w:lineRule="auto"/>
            <w:jc w:val="center"/>
          </w:pPr>
        </w:pPrChange>
      </w:pPr>
      <w:del w:id="17" w:author="ASUS" w:date="2018-06-06T12:09:00Z">
        <w:r w:rsidRPr="007341C2" w:rsidDel="00AB5E9D">
          <w:rPr>
            <w:rFonts w:ascii="Times New Roman" w:eastAsia="DFKai-SB" w:hAnsi="Times New Roman" w:cs="Times New Roman"/>
            <w:sz w:val="20"/>
            <w:szCs w:val="20"/>
          </w:rPr>
          <w:delText xml:space="preserve">Feng-Chia University, </w:delText>
        </w:r>
      </w:del>
    </w:p>
    <w:p w:rsidR="00F160B1" w:rsidRPr="007341C2" w:rsidDel="00AB5E9D" w:rsidRDefault="00F160B1">
      <w:pPr>
        <w:widowControl/>
        <w:jc w:val="center"/>
        <w:rPr>
          <w:del w:id="18" w:author="ASUS" w:date="2018-06-06T12:09:00Z"/>
          <w:rFonts w:ascii="Times New Roman" w:eastAsia="DFKai-SB" w:hAnsi="Times New Roman" w:cs="Times New Roman"/>
          <w:sz w:val="20"/>
          <w:szCs w:val="20"/>
        </w:rPr>
        <w:pPrChange w:id="19" w:author="ASUS" w:date="2018-06-06T12:09:00Z">
          <w:pPr>
            <w:adjustRightInd w:val="0"/>
            <w:snapToGrid w:val="0"/>
            <w:spacing w:line="360" w:lineRule="auto"/>
            <w:jc w:val="center"/>
          </w:pPr>
        </w:pPrChange>
      </w:pPr>
      <w:del w:id="20" w:author="ASUS" w:date="2018-06-06T12:09:00Z">
        <w:r w:rsidRPr="007341C2" w:rsidDel="00AB5E9D">
          <w:rPr>
            <w:rFonts w:ascii="Times New Roman" w:eastAsia="DFKai-SB" w:hAnsi="Times New Roman" w:cs="Times New Roman"/>
            <w:sz w:val="20"/>
            <w:szCs w:val="20"/>
          </w:rPr>
          <w:delText>Taichung, Taiwan</w:delText>
        </w:r>
        <w:r w:rsidR="002C0D34" w:rsidDel="00AB5E9D">
          <w:rPr>
            <w:rFonts w:ascii="Times New Roman" w:eastAsia="DFKai-SB" w:hAnsi="Times New Roman" w:cs="Times New Roman" w:hint="eastAsia"/>
            <w:sz w:val="20"/>
            <w:szCs w:val="20"/>
          </w:rPr>
          <w:delText>, China</w:delText>
        </w:r>
      </w:del>
    </w:p>
    <w:p w:rsidR="00F160B1" w:rsidRPr="007341C2" w:rsidDel="00AB5E9D" w:rsidRDefault="00F160B1">
      <w:pPr>
        <w:widowControl/>
        <w:jc w:val="center"/>
        <w:rPr>
          <w:del w:id="21" w:author="ASUS" w:date="2018-06-06T12:09:00Z"/>
          <w:rFonts w:ascii="Times New Roman" w:eastAsia="DFKai-SB" w:hAnsi="Times New Roman" w:cs="Times New Roman"/>
          <w:sz w:val="20"/>
          <w:szCs w:val="20"/>
        </w:rPr>
        <w:pPrChange w:id="22" w:author="ASUS" w:date="2018-06-06T12:09:00Z">
          <w:pPr>
            <w:adjustRightInd w:val="0"/>
            <w:snapToGrid w:val="0"/>
            <w:spacing w:line="360" w:lineRule="auto"/>
            <w:jc w:val="center"/>
          </w:pPr>
        </w:pPrChange>
      </w:pPr>
      <w:del w:id="23" w:author="ASUS" w:date="2018-06-06T12:09:00Z">
        <w:r w:rsidRPr="007341C2" w:rsidDel="00AB5E9D">
          <w:rPr>
            <w:rFonts w:ascii="Times New Roman" w:eastAsia="DFKai-SB" w:hAnsi="Times New Roman" w:cs="Times New Roman" w:hint="eastAsia"/>
            <w:sz w:val="20"/>
            <w:szCs w:val="20"/>
            <w:vertAlign w:val="superscript"/>
          </w:rPr>
          <w:delText>2</w:delText>
        </w:r>
        <w:r w:rsidRPr="007341C2" w:rsidDel="00AB5E9D">
          <w:rPr>
            <w:rFonts w:ascii="Times New Roman" w:eastAsia="DFKai-SB" w:hAnsi="Times New Roman" w:cs="Times New Roman" w:hint="eastAsia"/>
            <w:sz w:val="20"/>
            <w:szCs w:val="20"/>
          </w:rPr>
          <w:delText>Department</w:delText>
        </w:r>
        <w:r w:rsidRPr="007341C2" w:rsidDel="00AB5E9D">
          <w:rPr>
            <w:rFonts w:ascii="Times New Roman" w:eastAsia="DFKai-SB" w:hAnsi="Times New Roman" w:cs="Times New Roman"/>
            <w:sz w:val="20"/>
            <w:szCs w:val="20"/>
          </w:rPr>
          <w:delText xml:space="preserve"> of </w:delText>
        </w:r>
        <w:r w:rsidRPr="007341C2" w:rsidDel="00AB5E9D">
          <w:rPr>
            <w:rFonts w:ascii="Times New Roman" w:eastAsia="DFKai-SB" w:hAnsi="Times New Roman" w:cs="Times New Roman" w:hint="eastAsia"/>
            <w:sz w:val="20"/>
            <w:szCs w:val="20"/>
          </w:rPr>
          <w:delText>Management of Information System</w:delText>
        </w:r>
        <w:r w:rsidRPr="007341C2" w:rsidDel="00AB5E9D">
          <w:rPr>
            <w:rFonts w:ascii="Times New Roman" w:eastAsia="DFKai-SB" w:hAnsi="Times New Roman" w:cs="Times New Roman"/>
            <w:sz w:val="20"/>
            <w:szCs w:val="20"/>
          </w:rPr>
          <w:delText xml:space="preserve">, </w:delText>
        </w:r>
      </w:del>
    </w:p>
    <w:p w:rsidR="00F160B1" w:rsidRPr="007341C2" w:rsidDel="00AB5E9D" w:rsidRDefault="00F160B1">
      <w:pPr>
        <w:widowControl/>
        <w:jc w:val="center"/>
        <w:rPr>
          <w:del w:id="24" w:author="ASUS" w:date="2018-06-06T12:09:00Z"/>
          <w:rFonts w:ascii="Times New Roman" w:eastAsia="DFKai-SB" w:hAnsi="Times New Roman" w:cs="Times New Roman"/>
          <w:sz w:val="20"/>
          <w:szCs w:val="20"/>
        </w:rPr>
        <w:pPrChange w:id="25" w:author="ASUS" w:date="2018-06-06T12:09:00Z">
          <w:pPr>
            <w:adjustRightInd w:val="0"/>
            <w:snapToGrid w:val="0"/>
            <w:spacing w:line="360" w:lineRule="auto"/>
            <w:jc w:val="center"/>
          </w:pPr>
        </w:pPrChange>
      </w:pPr>
      <w:del w:id="26" w:author="ASUS" w:date="2018-06-06T12:09:00Z">
        <w:r w:rsidRPr="007341C2" w:rsidDel="00AB5E9D">
          <w:rPr>
            <w:rFonts w:ascii="Times New Roman" w:eastAsia="DFKai-SB" w:hAnsi="Times New Roman" w:cs="Times New Roman"/>
            <w:sz w:val="20"/>
            <w:szCs w:val="20"/>
          </w:rPr>
          <w:delText xml:space="preserve">National Chung-Cheng University, </w:delText>
        </w:r>
      </w:del>
    </w:p>
    <w:p w:rsidR="00F160B1" w:rsidRPr="007341C2" w:rsidDel="00AB5E9D" w:rsidRDefault="00D520FF">
      <w:pPr>
        <w:widowControl/>
        <w:jc w:val="center"/>
        <w:rPr>
          <w:del w:id="27" w:author="ASUS" w:date="2018-06-06T12:09:00Z"/>
          <w:rFonts w:ascii="Times New Roman" w:eastAsia="DFKai-SB" w:hAnsi="Times New Roman" w:cs="Times New Roman"/>
          <w:sz w:val="20"/>
          <w:szCs w:val="20"/>
        </w:rPr>
        <w:pPrChange w:id="28" w:author="ASUS" w:date="2018-06-06T12:09:00Z">
          <w:pPr>
            <w:tabs>
              <w:tab w:val="center" w:pos="4513"/>
              <w:tab w:val="left" w:pos="7290"/>
            </w:tabs>
            <w:adjustRightInd w:val="0"/>
            <w:snapToGrid w:val="0"/>
            <w:spacing w:line="360" w:lineRule="auto"/>
          </w:pPr>
        </w:pPrChange>
      </w:pPr>
      <w:del w:id="29" w:author="ASUS" w:date="2018-06-06T12:09:00Z">
        <w:r w:rsidDel="00AB5E9D">
          <w:rPr>
            <w:rFonts w:ascii="Times New Roman" w:eastAsia="DFKai-SB" w:hAnsi="Times New Roman" w:cs="Times New Roman"/>
            <w:sz w:val="20"/>
            <w:szCs w:val="20"/>
          </w:rPr>
          <w:tab/>
        </w:r>
        <w:r w:rsidR="00F160B1" w:rsidRPr="007341C2" w:rsidDel="00AB5E9D">
          <w:rPr>
            <w:rFonts w:ascii="Times New Roman" w:eastAsia="DFKai-SB" w:hAnsi="Times New Roman" w:cs="Times New Roman"/>
            <w:sz w:val="20"/>
            <w:szCs w:val="20"/>
          </w:rPr>
          <w:delText xml:space="preserve">Chia-Yi, Taiwan, </w:delText>
        </w:r>
        <w:r w:rsidDel="00AB5E9D">
          <w:rPr>
            <w:rFonts w:ascii="Times New Roman" w:eastAsia="DFKai-SB" w:hAnsi="Times New Roman" w:cs="Times New Roman"/>
            <w:sz w:val="20"/>
            <w:szCs w:val="20"/>
          </w:rPr>
          <w:tab/>
        </w:r>
      </w:del>
    </w:p>
    <w:p w:rsidR="00B639D6" w:rsidRPr="007341C2" w:rsidDel="00AB5E9D" w:rsidRDefault="00B639D6">
      <w:pPr>
        <w:widowControl/>
        <w:jc w:val="center"/>
        <w:rPr>
          <w:del w:id="30" w:author="ASUS" w:date="2018-06-06T12:09:00Z"/>
          <w:rFonts w:ascii="Times New Roman" w:eastAsia="DFKai-SB" w:hAnsi="Times New Roman" w:cs="Times New Roman"/>
          <w:sz w:val="20"/>
          <w:szCs w:val="20"/>
        </w:rPr>
        <w:pPrChange w:id="31" w:author="ASUS" w:date="2018-06-06T12:09:00Z">
          <w:pPr>
            <w:adjustRightInd w:val="0"/>
            <w:snapToGrid w:val="0"/>
            <w:spacing w:line="360" w:lineRule="auto"/>
            <w:jc w:val="center"/>
          </w:pPr>
        </w:pPrChange>
      </w:pPr>
      <w:del w:id="32" w:author="ASUS" w:date="2018-06-06T12:09:00Z">
        <w:r w:rsidRPr="007341C2" w:rsidDel="00AB5E9D">
          <w:rPr>
            <w:rFonts w:ascii="Times New Roman" w:eastAsia="DFKai-SB" w:hAnsi="Times New Roman" w:cs="Times New Roman" w:hint="eastAsia"/>
            <w:sz w:val="20"/>
            <w:szCs w:val="20"/>
            <w:vertAlign w:val="superscript"/>
          </w:rPr>
          <w:delText>1</w:delText>
        </w:r>
        <w:r w:rsidRPr="007341C2" w:rsidDel="00AB5E9D">
          <w:rPr>
            <w:rFonts w:ascii="Times New Roman" w:eastAsia="DFKai-SB" w:hAnsi="Times New Roman" w:cs="Times New Roman"/>
            <w:sz w:val="20"/>
            <w:szCs w:val="20"/>
          </w:rPr>
          <w:delText xml:space="preserve">Department of </w:delText>
        </w:r>
        <w:r w:rsidRPr="007341C2" w:rsidDel="00AB5E9D">
          <w:rPr>
            <w:rFonts w:ascii="Times New Roman" w:eastAsia="DFKai-SB" w:hAnsi="Times New Roman" w:cs="Times New Roman" w:hint="eastAsia"/>
            <w:sz w:val="20"/>
            <w:szCs w:val="20"/>
          </w:rPr>
          <w:delText xml:space="preserve">Dental Technology and Materials Science, </w:delText>
        </w:r>
      </w:del>
    </w:p>
    <w:p w:rsidR="00B639D6" w:rsidRPr="007341C2" w:rsidDel="00AB5E9D" w:rsidRDefault="00B639D6">
      <w:pPr>
        <w:widowControl/>
        <w:jc w:val="center"/>
        <w:rPr>
          <w:del w:id="33" w:author="ASUS" w:date="2018-06-06T12:09:00Z"/>
          <w:rFonts w:ascii="Times New Roman" w:eastAsia="DFKai-SB" w:hAnsi="Times New Roman" w:cs="Times New Roman"/>
          <w:sz w:val="20"/>
          <w:szCs w:val="20"/>
        </w:rPr>
        <w:pPrChange w:id="34" w:author="ASUS" w:date="2018-06-06T12:09:00Z">
          <w:pPr>
            <w:adjustRightInd w:val="0"/>
            <w:snapToGrid w:val="0"/>
            <w:spacing w:line="360" w:lineRule="auto"/>
            <w:jc w:val="center"/>
          </w:pPr>
        </w:pPrChange>
      </w:pPr>
      <w:del w:id="35" w:author="ASUS" w:date="2018-06-06T12:09:00Z">
        <w:r w:rsidRPr="007341C2" w:rsidDel="00AB5E9D">
          <w:rPr>
            <w:rFonts w:ascii="Times New Roman" w:eastAsia="DFKai-SB" w:hAnsi="Times New Roman" w:cs="Times New Roman" w:hint="eastAsia"/>
            <w:sz w:val="20"/>
            <w:szCs w:val="20"/>
          </w:rPr>
          <w:delText xml:space="preserve">Central Taiwan University of Science and Technology, </w:delText>
        </w:r>
      </w:del>
    </w:p>
    <w:p w:rsidR="00B639D6" w:rsidRPr="007341C2" w:rsidDel="00AB5E9D" w:rsidRDefault="00B639D6">
      <w:pPr>
        <w:widowControl/>
        <w:jc w:val="center"/>
        <w:rPr>
          <w:del w:id="36" w:author="ASUS" w:date="2018-06-06T12:09:00Z"/>
          <w:rFonts w:ascii="Times New Roman" w:eastAsia="DFKai-SB" w:hAnsi="Times New Roman" w:cs="Times New Roman"/>
          <w:sz w:val="20"/>
          <w:szCs w:val="20"/>
        </w:rPr>
        <w:pPrChange w:id="37" w:author="ASUS" w:date="2018-06-06T12:09:00Z">
          <w:pPr>
            <w:adjustRightInd w:val="0"/>
            <w:snapToGrid w:val="0"/>
            <w:spacing w:line="360" w:lineRule="auto"/>
            <w:jc w:val="center"/>
          </w:pPr>
        </w:pPrChange>
      </w:pPr>
      <w:del w:id="38" w:author="ASUS" w:date="2018-06-06T12:09:00Z">
        <w:r w:rsidRPr="007341C2" w:rsidDel="00AB5E9D">
          <w:rPr>
            <w:rFonts w:ascii="Times New Roman" w:eastAsia="DFKai-SB" w:hAnsi="Times New Roman" w:cs="Times New Roman"/>
            <w:sz w:val="20"/>
            <w:szCs w:val="20"/>
          </w:rPr>
          <w:delText>Taichung, Taiwan</w:delText>
        </w:r>
        <w:r w:rsidR="002C0D34" w:rsidDel="00AB5E9D">
          <w:rPr>
            <w:rFonts w:ascii="Times New Roman" w:eastAsia="DFKai-SB" w:hAnsi="Times New Roman" w:cs="Times New Roman" w:hint="eastAsia"/>
            <w:sz w:val="20"/>
            <w:szCs w:val="20"/>
          </w:rPr>
          <w:delText>, China</w:delText>
        </w:r>
      </w:del>
    </w:p>
    <w:p w:rsidR="00B639D6" w:rsidRPr="007341C2" w:rsidDel="00AB5E9D" w:rsidRDefault="00B639D6">
      <w:pPr>
        <w:widowControl/>
        <w:jc w:val="center"/>
        <w:rPr>
          <w:del w:id="39" w:author="ASUS" w:date="2018-06-06T12:09:00Z"/>
          <w:rFonts w:ascii="Times New Roman" w:eastAsia="DFKai-SB" w:hAnsi="Times New Roman" w:cs="Times New Roman"/>
          <w:sz w:val="20"/>
          <w:szCs w:val="20"/>
        </w:rPr>
        <w:pPrChange w:id="40" w:author="ASUS" w:date="2018-06-06T12:09:00Z">
          <w:pPr>
            <w:adjustRightInd w:val="0"/>
            <w:snapToGrid w:val="0"/>
            <w:spacing w:line="360" w:lineRule="auto"/>
            <w:jc w:val="center"/>
          </w:pPr>
        </w:pPrChange>
      </w:pPr>
    </w:p>
    <w:p w:rsidR="00F160B1" w:rsidDel="00AB5E9D" w:rsidRDefault="00F160B1">
      <w:pPr>
        <w:widowControl/>
        <w:jc w:val="center"/>
        <w:rPr>
          <w:del w:id="41" w:author="ASUS" w:date="2018-06-06T12:09:00Z"/>
          <w:rFonts w:ascii="Times New Roman" w:eastAsia="DFKai-SB" w:hAnsi="Times New Roman" w:cs="Times New Roman"/>
          <w:sz w:val="20"/>
          <w:szCs w:val="20"/>
        </w:rPr>
        <w:pPrChange w:id="42" w:author="ASUS" w:date="2018-06-06T12:09:00Z">
          <w:pPr>
            <w:adjustRightInd w:val="0"/>
            <w:snapToGrid w:val="0"/>
            <w:spacing w:line="360" w:lineRule="auto"/>
            <w:jc w:val="center"/>
          </w:pPr>
        </w:pPrChange>
      </w:pPr>
      <w:del w:id="43" w:author="ASUS" w:date="2018-06-06T12:09:00Z">
        <w:r w:rsidRPr="007341C2" w:rsidDel="00AB5E9D">
          <w:rPr>
            <w:rFonts w:ascii="Times New Roman" w:eastAsia="DFKai-SB" w:hAnsi="Times New Roman" w:cs="Times New Roman"/>
            <w:sz w:val="20"/>
            <w:szCs w:val="20"/>
            <w:vertAlign w:val="superscript"/>
          </w:rPr>
          <w:delText>*</w:delText>
        </w:r>
        <w:r w:rsidRPr="007341C2" w:rsidDel="00AB5E9D">
          <w:rPr>
            <w:rFonts w:ascii="Times New Roman" w:eastAsia="DFKai-SB" w:hAnsi="Times New Roman" w:cs="Times New Roman"/>
            <w:sz w:val="20"/>
            <w:szCs w:val="20"/>
          </w:rPr>
          <w:delText xml:space="preserve">Email: </w:delText>
        </w:r>
        <w:r w:rsidR="00D520FF" w:rsidDel="00AB5E9D">
          <w:rPr>
            <w:rFonts w:ascii="Times New Roman" w:eastAsia="DFKai-SB" w:hAnsi="Times New Roman" w:cs="Times New Roman" w:hint="eastAsia"/>
            <w:sz w:val="20"/>
            <w:szCs w:val="20"/>
          </w:rPr>
          <w:delText>kfwukfwu@gmail.com</w:delText>
        </w:r>
        <w:r w:rsidR="00D520FF" w:rsidDel="00AB5E9D">
          <w:rPr>
            <w:rFonts w:ascii="Times New Roman" w:eastAsia="DFKai-SB" w:hAnsi="Times New Roman" w:cs="Times New Roman"/>
            <w:sz w:val="20"/>
            <w:szCs w:val="20"/>
          </w:rPr>
          <w:delText xml:space="preserve"> </w:delText>
        </w:r>
      </w:del>
    </w:p>
    <w:p w:rsidR="0047441A" w:rsidRPr="007341C2" w:rsidDel="00AB5E9D" w:rsidRDefault="0047441A">
      <w:pPr>
        <w:widowControl/>
        <w:jc w:val="center"/>
        <w:rPr>
          <w:del w:id="44" w:author="ASUS" w:date="2018-06-06T12:09:00Z"/>
          <w:rFonts w:ascii="Times New Roman" w:eastAsia="DFKai-SB" w:hAnsi="Times New Roman" w:cs="Times New Roman"/>
          <w:sz w:val="20"/>
          <w:szCs w:val="20"/>
        </w:rPr>
        <w:pPrChange w:id="45" w:author="ASUS" w:date="2018-06-06T12:09:00Z">
          <w:pPr>
            <w:adjustRightInd w:val="0"/>
            <w:snapToGrid w:val="0"/>
            <w:spacing w:line="360" w:lineRule="auto"/>
            <w:jc w:val="center"/>
          </w:pPr>
        </w:pPrChange>
      </w:pPr>
    </w:p>
    <w:p w:rsidR="00F160B1" w:rsidRDefault="00F160B1">
      <w:pPr>
        <w:widowControl/>
        <w:jc w:val="center"/>
        <w:rPr>
          <w:rFonts w:ascii="Times New Roman" w:hAnsi="Times New Roman" w:cs="Times New Roman"/>
          <w:szCs w:val="24"/>
        </w:rPr>
        <w:pPrChange w:id="46" w:author="ASUS" w:date="2018-06-06T12:09:00Z">
          <w:pPr>
            <w:widowControl/>
            <w:ind w:firstLine="480"/>
            <w:jc w:val="center"/>
          </w:pPr>
        </w:pPrChange>
      </w:pPr>
    </w:p>
    <w:p w:rsidR="00B639D6" w:rsidRPr="007341C2" w:rsidRDefault="00B639D6" w:rsidP="006A3A84">
      <w:pPr>
        <w:widowControl/>
        <w:ind w:firstLine="480"/>
        <w:jc w:val="center"/>
        <w:rPr>
          <w:rFonts w:ascii="Times New Roman" w:hAnsi="Times New Roman" w:cs="Times New Roman"/>
          <w:szCs w:val="24"/>
        </w:rPr>
      </w:pPr>
    </w:p>
    <w:p w:rsidR="002912EA" w:rsidDel="00AB5E9D" w:rsidRDefault="00DA7265">
      <w:pPr>
        <w:widowControl/>
        <w:ind w:firstLine="480"/>
        <w:jc w:val="center"/>
        <w:rPr>
          <w:del w:id="47" w:author="ASUS" w:date="2018-06-06T12:09:00Z"/>
          <w:rFonts w:ascii="Times New Roman" w:hAnsi="Times New Roman" w:cs="Times New Roman"/>
          <w:sz w:val="28"/>
          <w:szCs w:val="24"/>
        </w:rPr>
      </w:pPr>
      <w:r>
        <w:rPr>
          <w:rFonts w:ascii="Times New Roman" w:hAnsi="Times New Roman" w:cs="Times New Roman" w:hint="eastAsia"/>
          <w:sz w:val="28"/>
          <w:szCs w:val="24"/>
        </w:rPr>
        <w:t>A</w:t>
      </w:r>
      <w:del w:id="48" w:author="ASUS" w:date="2018-06-06T12:09:00Z">
        <w:r w:rsidDel="00AB5E9D">
          <w:rPr>
            <w:rFonts w:ascii="Times New Roman" w:hAnsi="Times New Roman" w:cs="Times New Roman" w:hint="eastAsia"/>
            <w:sz w:val="28"/>
            <w:szCs w:val="24"/>
          </w:rPr>
          <w:delText>bstract</w:delText>
        </w:r>
      </w:del>
    </w:p>
    <w:p w:rsidR="00DA7265" w:rsidDel="00AB5E9D" w:rsidRDefault="00DA7265">
      <w:pPr>
        <w:widowControl/>
        <w:ind w:firstLine="480"/>
        <w:jc w:val="center"/>
        <w:rPr>
          <w:del w:id="49" w:author="ASUS" w:date="2018-06-06T12:09:00Z"/>
        </w:rPr>
        <w:pPrChange w:id="50" w:author="ASUS" w:date="2018-06-06T12:09:00Z">
          <w:pPr>
            <w:pStyle w:val="Content2"/>
            <w:widowControl/>
            <w:numPr>
              <w:numId w:val="0"/>
            </w:numPr>
            <w:ind w:left="360" w:firstLine="0"/>
          </w:pPr>
        </w:pPrChange>
      </w:pPr>
    </w:p>
    <w:p w:rsidR="00DA7265" w:rsidDel="00AB5E9D" w:rsidRDefault="00DA7265">
      <w:pPr>
        <w:widowControl/>
        <w:ind w:firstLine="480"/>
        <w:jc w:val="center"/>
        <w:rPr>
          <w:del w:id="51" w:author="ASUS" w:date="2018-06-06T12:09:00Z"/>
        </w:rPr>
        <w:pPrChange w:id="52" w:author="ASUS" w:date="2018-06-06T12:09:00Z">
          <w:pPr>
            <w:pStyle w:val="Content2"/>
            <w:widowControl/>
            <w:numPr>
              <w:numId w:val="0"/>
            </w:numPr>
            <w:ind w:left="360" w:firstLineChars="150" w:firstLine="360"/>
            <w:jc w:val="both"/>
          </w:pPr>
        </w:pPrChange>
      </w:pPr>
      <w:del w:id="53" w:author="ASUS" w:date="2018-06-06T12:09:00Z">
        <w:r w:rsidDel="00AB5E9D">
          <w:rPr>
            <w:rFonts w:hint="eastAsia"/>
          </w:rPr>
          <w:delText xml:space="preserve">Since the era of autonomous vehicles </w:delText>
        </w:r>
        <w:r w:rsidR="00D76952" w:rsidDel="00AB5E9D">
          <w:rPr>
            <w:rFonts w:hint="eastAsia"/>
          </w:rPr>
          <w:delText xml:space="preserve">is coming, the precise prediction of travel time in a route is more important. The prediction results can help in decision making, such as route selection and </w:delText>
        </w:r>
        <w:r w:rsidR="00D76952" w:rsidDel="00AB5E9D">
          <w:delText>perception</w:delText>
        </w:r>
        <w:r w:rsidR="00D76952" w:rsidDel="00AB5E9D">
          <w:rPr>
            <w:rFonts w:hint="eastAsia"/>
          </w:rPr>
          <w:delText xml:space="preserve"> of accidents in the route. Furthermore, since of </w:delText>
        </w:r>
        <w:r w:rsidDel="00AB5E9D">
          <w:rPr>
            <w:rFonts w:hint="eastAsia"/>
          </w:rPr>
          <w:delText xml:space="preserve">the introduction of </w:delText>
        </w:r>
        <w:r w:rsidR="007E6527" w:rsidDel="00AB5E9D">
          <w:rPr>
            <w:rFonts w:hint="eastAsia"/>
          </w:rPr>
          <w:delText xml:space="preserve">IOT </w:delText>
        </w:r>
        <w:r w:rsidDel="00AB5E9D">
          <w:rPr>
            <w:rFonts w:hint="eastAsia"/>
          </w:rPr>
          <w:delText xml:space="preserve">sensors, like ETC, the data collection for the vehicles in the routes is easier and faster than ever. This paper proposed a </w:delText>
        </w:r>
        <w:r w:rsidDel="00AB5E9D">
          <w:delText>method</w:delText>
        </w:r>
        <w:r w:rsidDel="00AB5E9D">
          <w:rPr>
            <w:rFonts w:hint="eastAsia"/>
          </w:rPr>
          <w:delText xml:space="preserve">, which used several training model to predict the travel time for routes. Compared to the previous studies, the paper </w:delText>
        </w:r>
        <w:r w:rsidR="007A4E74" w:rsidDel="00AB5E9D">
          <w:rPr>
            <w:rFonts w:hint="eastAsia"/>
          </w:rPr>
          <w:delText xml:space="preserve">proposed Double-Factor approach, which </w:delText>
        </w:r>
        <w:r w:rsidDel="00AB5E9D">
          <w:delText>separate</w:delText>
        </w:r>
        <w:r w:rsidR="007A4E74" w:rsidDel="00AB5E9D">
          <w:rPr>
            <w:rFonts w:hint="eastAsia"/>
          </w:rPr>
          <w:delText>s</w:delText>
        </w:r>
        <w:r w:rsidDel="00AB5E9D">
          <w:rPr>
            <w:rFonts w:hint="eastAsia"/>
          </w:rPr>
          <w:delText xml:space="preserve"> the two features, current traffic status and weather condition, into another training model. </w:delText>
        </w:r>
        <w:r w:rsidR="004F456B" w:rsidDel="00AB5E9D">
          <w:rPr>
            <w:rFonts w:hint="eastAsia"/>
          </w:rPr>
          <w:delText xml:space="preserve">The extra training model is used to tune the predicting results derived from the traditional models. </w:delText>
        </w:r>
        <w:r w:rsidR="00D76952" w:rsidDel="00AB5E9D">
          <w:rPr>
            <w:rFonts w:hint="eastAsia"/>
          </w:rPr>
          <w:delText xml:space="preserve">A lot of experiments are performed to show its effectiveness. </w:delText>
        </w:r>
        <w:r w:rsidDel="00AB5E9D">
          <w:rPr>
            <w:rFonts w:hint="eastAsia"/>
          </w:rPr>
          <w:delText xml:space="preserve">In addition, the paper further analyzed the influence of each feature with precision measures, and identified which features and when are helpful to the prediction. </w:delText>
        </w:r>
      </w:del>
    </w:p>
    <w:p w:rsidR="00023A50" w:rsidDel="00AB5E9D" w:rsidRDefault="00023A50">
      <w:pPr>
        <w:widowControl/>
        <w:ind w:firstLine="480"/>
        <w:jc w:val="center"/>
        <w:rPr>
          <w:del w:id="54" w:author="ASUS" w:date="2018-06-06T12:09:00Z"/>
        </w:rPr>
        <w:pPrChange w:id="55" w:author="ASUS" w:date="2018-06-06T12:09:00Z">
          <w:pPr>
            <w:pStyle w:val="Content2"/>
            <w:widowControl/>
            <w:numPr>
              <w:numId w:val="0"/>
            </w:numPr>
            <w:ind w:firstLineChars="150" w:firstLine="360"/>
            <w:jc w:val="both"/>
          </w:pPr>
        </w:pPrChange>
      </w:pPr>
    </w:p>
    <w:p w:rsidR="00023A50" w:rsidDel="00AB5E9D" w:rsidRDefault="00023A50">
      <w:pPr>
        <w:widowControl/>
        <w:ind w:firstLine="480"/>
        <w:jc w:val="center"/>
        <w:rPr>
          <w:del w:id="56" w:author="ASUS" w:date="2018-06-06T12:09:00Z"/>
        </w:rPr>
        <w:pPrChange w:id="57" w:author="ASUS" w:date="2018-06-06T12:09:00Z">
          <w:pPr>
            <w:pStyle w:val="Content2"/>
            <w:widowControl/>
            <w:numPr>
              <w:numId w:val="0"/>
            </w:numPr>
            <w:ind w:firstLineChars="150" w:firstLine="360"/>
            <w:jc w:val="both"/>
          </w:pPr>
        </w:pPrChange>
      </w:pPr>
      <w:del w:id="58" w:author="ASUS" w:date="2018-06-06T12:09:00Z">
        <w:r w:rsidDel="00AB5E9D">
          <w:rPr>
            <w:rFonts w:hint="eastAsia"/>
          </w:rPr>
          <w:delText>Keywords: Travel time prediction, ETC, IOT, autonomous vehicle</w:delText>
        </w:r>
      </w:del>
    </w:p>
    <w:p w:rsidR="00530506" w:rsidRPr="007341C2" w:rsidRDefault="00530506">
      <w:pPr>
        <w:widowControl/>
        <w:ind w:firstLine="480"/>
        <w:jc w:val="center"/>
        <w:pPrChange w:id="59" w:author="ASUS" w:date="2018-06-06T12:09:00Z">
          <w:pPr>
            <w:pStyle w:val="Content2"/>
            <w:widowControl/>
            <w:numPr>
              <w:numId w:val="0"/>
            </w:numPr>
            <w:ind w:firstLineChars="150" w:firstLine="360"/>
            <w:jc w:val="both"/>
          </w:pPr>
        </w:pPrChange>
      </w:pPr>
    </w:p>
    <w:p w:rsidR="00DA7265" w:rsidRPr="007341C2" w:rsidRDefault="00DA7265" w:rsidP="006A3A84">
      <w:pPr>
        <w:widowControl/>
        <w:ind w:firstLine="480"/>
        <w:jc w:val="center"/>
        <w:rPr>
          <w:rFonts w:ascii="Times New Roman" w:hAnsi="Times New Roman" w:cs="Times New Roman"/>
          <w:sz w:val="28"/>
          <w:szCs w:val="24"/>
        </w:rPr>
      </w:pPr>
    </w:p>
    <w:p w:rsidR="00D8412F" w:rsidRDefault="00D8412F" w:rsidP="00287B4F">
      <w:pPr>
        <w:pStyle w:val="Content2"/>
        <w:ind w:firstLine="0"/>
      </w:pPr>
      <w:bookmarkStart w:id="60" w:name="_Toc502054970"/>
      <w:r w:rsidRPr="00BA2915">
        <w:t>Introduction</w:t>
      </w:r>
      <w:bookmarkEnd w:id="60"/>
    </w:p>
    <w:p w:rsidR="00D8412F" w:rsidRPr="00BA2915" w:rsidRDefault="005555AB" w:rsidP="00287B4F">
      <w:pPr>
        <w:ind w:firstLine="360"/>
        <w:jc w:val="both"/>
        <w:rPr>
          <w:rFonts w:ascii="Times New Roman" w:hAnsi="Times New Roman" w:cs="Times New Roman"/>
          <w:szCs w:val="24"/>
        </w:rPr>
      </w:pPr>
      <w:r>
        <w:rPr>
          <w:rFonts w:ascii="Times New Roman" w:hAnsi="Times New Roman" w:cs="Times New Roman"/>
          <w:szCs w:val="24"/>
        </w:rPr>
        <w:t>Recently</w:t>
      </w:r>
      <w:r>
        <w:rPr>
          <w:rFonts w:ascii="Times New Roman" w:hAnsi="Times New Roman" w:cs="Times New Roman" w:hint="eastAsia"/>
          <w:szCs w:val="24"/>
        </w:rPr>
        <w:t xml:space="preserve"> </w:t>
      </w:r>
      <w:r w:rsidR="00D8412F" w:rsidRPr="00BA2915">
        <w:rPr>
          <w:rFonts w:ascii="Times New Roman" w:hAnsi="Times New Roman" w:cs="Times New Roman"/>
          <w:szCs w:val="24"/>
        </w:rPr>
        <w:t xml:space="preserve">travel time prediction has been an important issue in intelligent transportation system, especially </w:t>
      </w:r>
      <w:r>
        <w:rPr>
          <w:rFonts w:ascii="Times New Roman" w:hAnsi="Times New Roman" w:cs="Times New Roman" w:hint="eastAsia"/>
          <w:szCs w:val="24"/>
        </w:rPr>
        <w:t>in</w:t>
      </w:r>
      <w:r w:rsidR="00D8412F" w:rsidRPr="00BA2915">
        <w:rPr>
          <w:rFonts w:ascii="Times New Roman" w:hAnsi="Times New Roman" w:cs="Times New Roman"/>
          <w:szCs w:val="24"/>
        </w:rPr>
        <w:t xml:space="preserve"> handling congestion problems. According to 2015 urban mobility scorecard</w:t>
      </w:r>
      <w:r w:rsidR="007341C2">
        <w:rPr>
          <w:rFonts w:ascii="Times New Roman" w:hAnsi="Times New Roman" w:cs="Times New Roman" w:hint="eastAsia"/>
          <w:szCs w:val="24"/>
        </w:rPr>
        <w:t xml:space="preserve"> [1]</w:t>
      </w:r>
      <w:r w:rsidR="00D8412F" w:rsidRPr="00BA2915">
        <w:rPr>
          <w:rFonts w:ascii="Times New Roman" w:hAnsi="Times New Roman" w:cs="Times New Roman"/>
          <w:szCs w:val="24"/>
        </w:rPr>
        <w:t xml:space="preserve">, in 2014 the congestions in America had caused $160 billion congestion cost and wasted Americans 6.9 billion hours </w:t>
      </w:r>
      <w:r>
        <w:rPr>
          <w:rFonts w:ascii="Times New Roman" w:hAnsi="Times New Roman" w:cs="Times New Roman" w:hint="eastAsia"/>
          <w:szCs w:val="24"/>
        </w:rPr>
        <w:t xml:space="preserve">since of </w:t>
      </w:r>
      <w:r w:rsidR="00D8412F" w:rsidRPr="00BA2915">
        <w:rPr>
          <w:rFonts w:ascii="Times New Roman" w:hAnsi="Times New Roman" w:cs="Times New Roman"/>
          <w:szCs w:val="24"/>
        </w:rPr>
        <w:t xml:space="preserve">the congestions. To </w:t>
      </w:r>
      <w:r>
        <w:rPr>
          <w:rFonts w:ascii="Times New Roman" w:hAnsi="Times New Roman" w:cs="Times New Roman" w:hint="eastAsia"/>
          <w:szCs w:val="24"/>
        </w:rPr>
        <w:t>reduce</w:t>
      </w:r>
      <w:r w:rsidR="00D8412F" w:rsidRPr="00BA2915">
        <w:rPr>
          <w:rFonts w:ascii="Times New Roman" w:hAnsi="Times New Roman" w:cs="Times New Roman"/>
          <w:szCs w:val="24"/>
        </w:rPr>
        <w:t xml:space="preserve"> the congestion cost and the waste of time, travel time prediction is needed. With that, travelers can make smart decisions about when to travel and on what routes to travel if the prediction is accurate.</w:t>
      </w:r>
    </w:p>
    <w:p w:rsidR="00D8412F" w:rsidRPr="00BA2915" w:rsidRDefault="00D8412F" w:rsidP="00D8412F">
      <w:pPr>
        <w:ind w:firstLine="360"/>
        <w:jc w:val="both"/>
        <w:rPr>
          <w:rFonts w:ascii="Times New Roman" w:hAnsi="Times New Roman" w:cs="Times New Roman"/>
          <w:szCs w:val="24"/>
        </w:rPr>
      </w:pPr>
      <w:r w:rsidRPr="00BA2915">
        <w:rPr>
          <w:rFonts w:ascii="Times New Roman" w:hAnsi="Times New Roman" w:cs="Times New Roman"/>
          <w:szCs w:val="24"/>
        </w:rPr>
        <w:t xml:space="preserve">In the past, it is hard to make travel time prediction </w:t>
      </w:r>
      <w:r w:rsidR="005555AB">
        <w:rPr>
          <w:rFonts w:ascii="Times New Roman" w:hAnsi="Times New Roman" w:cs="Times New Roman" w:hint="eastAsia"/>
          <w:szCs w:val="24"/>
        </w:rPr>
        <w:t>since</w:t>
      </w:r>
      <w:r w:rsidR="005555AB" w:rsidRPr="00BA2915">
        <w:rPr>
          <w:rFonts w:ascii="Times New Roman" w:hAnsi="Times New Roman" w:cs="Times New Roman"/>
          <w:szCs w:val="24"/>
        </w:rPr>
        <w:t xml:space="preserve"> </w:t>
      </w:r>
      <w:r w:rsidRPr="00BA2915">
        <w:rPr>
          <w:rFonts w:ascii="Times New Roman" w:hAnsi="Times New Roman" w:cs="Times New Roman"/>
          <w:szCs w:val="24"/>
        </w:rPr>
        <w:t xml:space="preserve">the traffic data is hard to collect </w:t>
      </w:r>
      <w:r w:rsidR="005555AB">
        <w:rPr>
          <w:rFonts w:ascii="Times New Roman" w:hAnsi="Times New Roman" w:cs="Times New Roman" w:hint="eastAsia"/>
          <w:szCs w:val="24"/>
        </w:rPr>
        <w:t>for prediction</w:t>
      </w:r>
      <w:r w:rsidRPr="00BA2915">
        <w:rPr>
          <w:rFonts w:ascii="Times New Roman" w:hAnsi="Times New Roman" w:cs="Times New Roman"/>
          <w:szCs w:val="24"/>
        </w:rPr>
        <w:t>. Fortunately, the advance of Internet of Things (IoT) make</w:t>
      </w:r>
      <w:r w:rsidR="005555AB">
        <w:rPr>
          <w:rFonts w:ascii="Times New Roman" w:hAnsi="Times New Roman" w:cs="Times New Roman" w:hint="eastAsia"/>
          <w:szCs w:val="24"/>
        </w:rPr>
        <w:t>s</w:t>
      </w:r>
      <w:r w:rsidRPr="00BA2915">
        <w:rPr>
          <w:rFonts w:ascii="Times New Roman" w:hAnsi="Times New Roman" w:cs="Times New Roman"/>
          <w:szCs w:val="24"/>
        </w:rPr>
        <w:t xml:space="preserve"> it easier to collect traffic data in recent years. </w:t>
      </w:r>
      <w:r w:rsidR="005555AB">
        <w:rPr>
          <w:rFonts w:ascii="Times New Roman" w:hAnsi="Times New Roman" w:cs="Times New Roman" w:hint="eastAsia"/>
          <w:szCs w:val="24"/>
        </w:rPr>
        <w:t xml:space="preserve">For example, </w:t>
      </w:r>
      <w:r w:rsidRPr="00BA2915">
        <w:rPr>
          <w:rFonts w:ascii="Times New Roman" w:hAnsi="Times New Roman" w:cs="Times New Roman"/>
          <w:szCs w:val="24"/>
        </w:rPr>
        <w:t xml:space="preserve">the electronic toll collection (ETC) system </w:t>
      </w:r>
      <w:r w:rsidR="00CD454D">
        <w:rPr>
          <w:rFonts w:ascii="Times New Roman" w:hAnsi="Times New Roman" w:cs="Times New Roman" w:hint="eastAsia"/>
          <w:szCs w:val="24"/>
        </w:rPr>
        <w:t xml:space="preserve">is </w:t>
      </w:r>
      <w:r w:rsidRPr="00BA2915">
        <w:rPr>
          <w:rFonts w:ascii="Times New Roman" w:hAnsi="Times New Roman" w:cs="Times New Roman"/>
          <w:szCs w:val="24"/>
        </w:rPr>
        <w:t xml:space="preserve">set up </w:t>
      </w:r>
      <w:r w:rsidR="005555AB">
        <w:rPr>
          <w:rFonts w:ascii="Times New Roman" w:hAnsi="Times New Roman" w:cs="Times New Roman" w:hint="eastAsia"/>
          <w:szCs w:val="24"/>
        </w:rPr>
        <w:t xml:space="preserve">commonly </w:t>
      </w:r>
      <w:r w:rsidRPr="00BA2915">
        <w:rPr>
          <w:rFonts w:ascii="Times New Roman" w:hAnsi="Times New Roman" w:cs="Times New Roman"/>
          <w:szCs w:val="24"/>
        </w:rPr>
        <w:t>in highway traffic system</w:t>
      </w:r>
      <w:r w:rsidR="00CD454D">
        <w:rPr>
          <w:rFonts w:ascii="Times New Roman" w:hAnsi="Times New Roman" w:cs="Times New Roman" w:hint="eastAsia"/>
          <w:szCs w:val="24"/>
        </w:rPr>
        <w:t xml:space="preserve"> in many countries</w:t>
      </w:r>
      <w:r w:rsidR="004F456B">
        <w:rPr>
          <w:rFonts w:ascii="Times New Roman" w:hAnsi="Times New Roman" w:cs="Times New Roman" w:hint="eastAsia"/>
          <w:szCs w:val="24"/>
        </w:rPr>
        <w:t>,</w:t>
      </w:r>
      <w:r w:rsidR="00CD454D">
        <w:rPr>
          <w:rFonts w:ascii="Times New Roman" w:hAnsi="Times New Roman" w:cs="Times New Roman" w:hint="eastAsia"/>
          <w:szCs w:val="24"/>
        </w:rPr>
        <w:t xml:space="preserve"> and its popularity is still growing</w:t>
      </w:r>
      <w:r w:rsidR="004F456B">
        <w:rPr>
          <w:rFonts w:ascii="Times New Roman" w:hAnsi="Times New Roman" w:cs="Times New Roman" w:hint="eastAsia"/>
          <w:szCs w:val="24"/>
        </w:rPr>
        <w:t xml:space="preserve">. </w:t>
      </w:r>
      <w:r w:rsidR="00CD454D" w:rsidRPr="00BA2915">
        <w:rPr>
          <w:rFonts w:ascii="Times New Roman" w:hAnsi="Times New Roman" w:cs="Times New Roman"/>
          <w:szCs w:val="24"/>
        </w:rPr>
        <w:t xml:space="preserve"> </w:t>
      </w:r>
      <w:r w:rsidR="004F456B">
        <w:rPr>
          <w:rFonts w:ascii="Times New Roman" w:hAnsi="Times New Roman" w:cs="Times New Roman" w:hint="eastAsia"/>
          <w:szCs w:val="24"/>
        </w:rPr>
        <w:t xml:space="preserve">ETC </w:t>
      </w:r>
      <w:r w:rsidR="00CD454D">
        <w:rPr>
          <w:rFonts w:ascii="Times New Roman" w:hAnsi="Times New Roman" w:cs="Times New Roman" w:hint="eastAsia"/>
          <w:szCs w:val="24"/>
        </w:rPr>
        <w:t xml:space="preserve">can collect </w:t>
      </w:r>
      <w:r w:rsidRPr="00BA2915">
        <w:rPr>
          <w:rFonts w:ascii="Times New Roman" w:hAnsi="Times New Roman" w:cs="Times New Roman"/>
          <w:szCs w:val="24"/>
        </w:rPr>
        <w:t>numerous traffic data</w:t>
      </w:r>
      <w:r w:rsidR="00CD454D">
        <w:rPr>
          <w:rFonts w:ascii="Times New Roman" w:hAnsi="Times New Roman" w:cs="Times New Roman" w:hint="eastAsia"/>
          <w:szCs w:val="24"/>
        </w:rPr>
        <w:t xml:space="preserve"> for the tolls and traffic contr</w:t>
      </w:r>
      <w:r w:rsidR="004F456B">
        <w:rPr>
          <w:rFonts w:ascii="Times New Roman" w:hAnsi="Times New Roman" w:cs="Times New Roman" w:hint="eastAsia"/>
          <w:szCs w:val="24"/>
        </w:rPr>
        <w:t>ol. F</w:t>
      </w:r>
      <w:r w:rsidRPr="00BA2915">
        <w:rPr>
          <w:rFonts w:ascii="Times New Roman" w:hAnsi="Times New Roman" w:cs="Times New Roman"/>
          <w:szCs w:val="24"/>
        </w:rPr>
        <w:t>rom 2010 to 2015</w:t>
      </w:r>
      <w:r w:rsidR="004F456B">
        <w:rPr>
          <w:rFonts w:ascii="Times New Roman" w:hAnsi="Times New Roman" w:cs="Times New Roman" w:hint="eastAsia"/>
          <w:szCs w:val="24"/>
        </w:rPr>
        <w:t xml:space="preserve"> in US</w:t>
      </w:r>
      <w:r w:rsidRPr="00BA2915">
        <w:rPr>
          <w:rFonts w:ascii="Times New Roman" w:hAnsi="Times New Roman" w:cs="Times New Roman"/>
          <w:szCs w:val="24"/>
        </w:rPr>
        <w:t xml:space="preserve">, the electronic transponders on America’s roads increased 19.3M (million), while the ETC accounts increased from 19.9M to 32.7M </w:t>
      </w:r>
      <w:r w:rsidR="007341C2">
        <w:rPr>
          <w:rFonts w:ascii="Times New Roman" w:hAnsi="Times New Roman" w:cs="Times New Roman" w:hint="eastAsia"/>
          <w:szCs w:val="24"/>
        </w:rPr>
        <w:t>[2]</w:t>
      </w:r>
      <w:r w:rsidRPr="00BA2915">
        <w:rPr>
          <w:rFonts w:ascii="Times New Roman" w:hAnsi="Times New Roman" w:cs="Times New Roman"/>
          <w:szCs w:val="24"/>
        </w:rPr>
        <w:t xml:space="preserve">. </w:t>
      </w:r>
      <w:r w:rsidR="004F456B" w:rsidRPr="00BA2915">
        <w:rPr>
          <w:rFonts w:ascii="Times New Roman" w:hAnsi="Times New Roman" w:cs="Times New Roman"/>
          <w:szCs w:val="24"/>
        </w:rPr>
        <w:t>Fig</w:t>
      </w:r>
      <w:r w:rsidR="004F456B">
        <w:rPr>
          <w:rFonts w:ascii="Times New Roman" w:hAnsi="Times New Roman" w:cs="Times New Roman"/>
          <w:szCs w:val="24"/>
        </w:rPr>
        <w:t>ure</w:t>
      </w:r>
      <w:r w:rsidRPr="00BA2915">
        <w:rPr>
          <w:rFonts w:ascii="Times New Roman" w:hAnsi="Times New Roman" w:cs="Times New Roman"/>
          <w:szCs w:val="24"/>
        </w:rPr>
        <w:t xml:space="preserve"> 1 shows the </w:t>
      </w:r>
      <w:r w:rsidR="00CD454D">
        <w:rPr>
          <w:rFonts w:ascii="Times New Roman" w:hAnsi="Times New Roman" w:cs="Times New Roman" w:hint="eastAsia"/>
          <w:szCs w:val="24"/>
        </w:rPr>
        <w:t xml:space="preserve">increase of </w:t>
      </w:r>
      <w:r w:rsidRPr="00BA2915">
        <w:rPr>
          <w:rFonts w:ascii="Times New Roman" w:hAnsi="Times New Roman" w:cs="Times New Roman"/>
          <w:szCs w:val="24"/>
        </w:rPr>
        <w:t>toll accounts and transponders in United States</w:t>
      </w:r>
      <w:r w:rsidR="00CD454D">
        <w:rPr>
          <w:rFonts w:ascii="Times New Roman" w:hAnsi="Times New Roman" w:cs="Times New Roman" w:hint="eastAsia"/>
          <w:szCs w:val="24"/>
        </w:rPr>
        <w:t xml:space="preserve">, compared </w:t>
      </w:r>
      <w:r w:rsidR="004F456B">
        <w:rPr>
          <w:rFonts w:ascii="Times New Roman" w:hAnsi="Times New Roman" w:cs="Times New Roman" w:hint="eastAsia"/>
          <w:szCs w:val="24"/>
        </w:rPr>
        <w:t xml:space="preserve">to </w:t>
      </w:r>
      <w:r w:rsidR="00CD454D">
        <w:rPr>
          <w:rFonts w:ascii="Times New Roman" w:hAnsi="Times New Roman" w:cs="Times New Roman" w:hint="eastAsia"/>
          <w:szCs w:val="24"/>
        </w:rPr>
        <w:t>the statistical records in the two years in 2010 and 2015</w:t>
      </w:r>
      <w:r w:rsidRPr="00BA2915">
        <w:rPr>
          <w:rFonts w:ascii="Times New Roman" w:hAnsi="Times New Roman" w:cs="Times New Roman"/>
          <w:szCs w:val="24"/>
        </w:rPr>
        <w:t>.</w:t>
      </w:r>
    </w:p>
    <w:p w:rsidR="00D8412F" w:rsidRPr="00BA2915" w:rsidRDefault="00D8412F" w:rsidP="00D8412F">
      <w:pPr>
        <w:ind w:firstLine="360"/>
        <w:jc w:val="center"/>
        <w:rPr>
          <w:rFonts w:ascii="Times New Roman" w:hAnsi="Times New Roman" w:cs="Times New Roman"/>
          <w:szCs w:val="24"/>
        </w:rPr>
      </w:pPr>
    </w:p>
    <w:tbl>
      <w:tblPr>
        <w:tblStyle w:val="TableGrid"/>
        <w:tblW w:w="0" w:type="auto"/>
        <w:tblLook w:val="04A0" w:firstRow="1" w:lastRow="0" w:firstColumn="1" w:lastColumn="0" w:noHBand="0" w:noVBand="1"/>
      </w:tblPr>
      <w:tblGrid>
        <w:gridCol w:w="8296"/>
      </w:tblGrid>
      <w:tr w:rsidR="00D8412F" w:rsidRPr="00BA2915" w:rsidTr="001D1D61">
        <w:tc>
          <w:tcPr>
            <w:tcW w:w="8296" w:type="dxa"/>
          </w:tcPr>
          <w:p w:rsidR="00D8412F" w:rsidRPr="00BA2915" w:rsidRDefault="00D8412F" w:rsidP="00287B4F">
            <w:pPr>
              <w:rPr>
                <w:rFonts w:ascii="Times New Roman" w:hAnsi="Times New Roman" w:cs="Times New Roman"/>
                <w:szCs w:val="24"/>
              </w:rPr>
            </w:pPr>
            <w:r w:rsidRPr="00BA2915">
              <w:rPr>
                <w:rFonts w:ascii="Times New Roman" w:hAnsi="Times New Roman" w:cs="Times New Roman"/>
                <w:noProof/>
                <w:szCs w:val="24"/>
              </w:rPr>
              <w:drawing>
                <wp:inline distT="0" distB="0" distL="0" distR="0" wp14:anchorId="4664E4ED" wp14:editId="27AF41C0">
                  <wp:extent cx="5039290" cy="1756834"/>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815" cy="1763990"/>
                          </a:xfrm>
                          <a:prstGeom prst="rect">
                            <a:avLst/>
                          </a:prstGeom>
                          <a:noFill/>
                          <a:ln>
                            <a:noFill/>
                          </a:ln>
                        </pic:spPr>
                      </pic:pic>
                    </a:graphicData>
                  </a:graphic>
                </wp:inline>
              </w:drawing>
            </w:r>
          </w:p>
        </w:tc>
      </w:tr>
    </w:tbl>
    <w:p w:rsidR="00D8412F" w:rsidRPr="00765137" w:rsidRDefault="00021509" w:rsidP="00021509">
      <w:pPr>
        <w:pStyle w:val="Caption"/>
        <w:jc w:val="center"/>
        <w:rPr>
          <w:rFonts w:ascii="Times New Roman" w:hAnsi="Times New Roman" w:cs="Times New Roman"/>
          <w:sz w:val="24"/>
          <w:szCs w:val="24"/>
        </w:rPr>
      </w:pPr>
      <w:bookmarkStart w:id="61" w:name="_Toc502054258"/>
      <w:bookmarkStart w:id="62" w:name="_Toc502054321"/>
      <w:r w:rsidRPr="00765137">
        <w:rPr>
          <w:rFonts w:ascii="Times New Roman" w:hAnsi="Times New Roman" w:cs="Times New Roman"/>
          <w:sz w:val="24"/>
          <w:szCs w:val="24"/>
        </w:rPr>
        <w:t>Fig</w:t>
      </w:r>
      <w:r w:rsidR="00CD454D" w:rsidRPr="00765137">
        <w:rPr>
          <w:rFonts w:ascii="Times New Roman" w:hAnsi="Times New Roman" w:cs="Times New Roman" w:hint="eastAsia"/>
          <w:sz w:val="24"/>
          <w:szCs w:val="24"/>
        </w:rPr>
        <w:t>ure</w:t>
      </w:r>
      <w:r w:rsidRPr="00765137">
        <w:rPr>
          <w:rFonts w:ascii="Times New Roman" w:hAnsi="Times New Roman" w:cs="Times New Roman"/>
          <w:sz w:val="24"/>
          <w:szCs w:val="24"/>
        </w:rPr>
        <w:t xml:space="preserve"> </w:t>
      </w:r>
      <w:r w:rsidR="00CD454D" w:rsidRPr="00765137">
        <w:rPr>
          <w:rFonts w:ascii="Times New Roman" w:hAnsi="Times New Roman" w:cs="Times New Roman" w:hint="eastAsia"/>
          <w:sz w:val="24"/>
          <w:szCs w:val="24"/>
        </w:rPr>
        <w:t>1</w:t>
      </w:r>
      <w:r w:rsidR="00161DAA" w:rsidRPr="00765137">
        <w:rPr>
          <w:rFonts w:ascii="Times New Roman" w:hAnsi="Times New Roman" w:cs="Times New Roman" w:hint="eastAsia"/>
          <w:sz w:val="24"/>
          <w:szCs w:val="24"/>
        </w:rPr>
        <w:t>.</w:t>
      </w:r>
      <w:r w:rsidR="00D8412F" w:rsidRPr="00765137">
        <w:rPr>
          <w:rFonts w:ascii="Times New Roman" w:hAnsi="Times New Roman" w:cs="Times New Roman"/>
          <w:sz w:val="24"/>
          <w:szCs w:val="24"/>
        </w:rPr>
        <w:t xml:space="preserve"> ETC accounts by state in U.S between 2010 and 2015</w:t>
      </w:r>
      <w:bookmarkEnd w:id="61"/>
      <w:bookmarkEnd w:id="62"/>
    </w:p>
    <w:p w:rsidR="00D8412F" w:rsidRPr="00765137" w:rsidRDefault="00D8412F" w:rsidP="00D8412F">
      <w:pPr>
        <w:ind w:firstLine="360"/>
        <w:jc w:val="center"/>
        <w:rPr>
          <w:rFonts w:ascii="Times New Roman" w:hAnsi="Times New Roman" w:cs="Times New Roman"/>
          <w:szCs w:val="24"/>
        </w:rPr>
      </w:pPr>
    </w:p>
    <w:p w:rsidR="00701D59" w:rsidRDefault="00D8412F" w:rsidP="00701D59">
      <w:pPr>
        <w:ind w:firstLine="360"/>
        <w:jc w:val="both"/>
        <w:rPr>
          <w:rFonts w:ascii="Times New Roman" w:hAnsi="Times New Roman" w:cs="Times New Roman"/>
          <w:szCs w:val="24"/>
        </w:rPr>
      </w:pPr>
      <w:r w:rsidRPr="00BA2915">
        <w:rPr>
          <w:rFonts w:ascii="Times New Roman" w:hAnsi="Times New Roman" w:cs="Times New Roman"/>
          <w:szCs w:val="24"/>
        </w:rPr>
        <w:t xml:space="preserve">Since the </w:t>
      </w:r>
      <w:r w:rsidR="00CD454D">
        <w:rPr>
          <w:rFonts w:ascii="Times New Roman" w:hAnsi="Times New Roman" w:cs="Times New Roman"/>
          <w:szCs w:val="24"/>
        </w:rPr>
        <w:t>traffic</w:t>
      </w:r>
      <w:r w:rsidR="00CD454D">
        <w:rPr>
          <w:rFonts w:ascii="Times New Roman" w:hAnsi="Times New Roman" w:cs="Times New Roman" w:hint="eastAsia"/>
          <w:szCs w:val="24"/>
        </w:rPr>
        <w:t xml:space="preserve"> </w:t>
      </w:r>
      <w:r w:rsidRPr="00BA2915">
        <w:rPr>
          <w:rFonts w:ascii="Times New Roman" w:hAnsi="Times New Roman" w:cs="Times New Roman"/>
          <w:szCs w:val="24"/>
        </w:rPr>
        <w:t>data</w:t>
      </w:r>
      <w:r w:rsidR="00161DAA">
        <w:rPr>
          <w:rFonts w:ascii="Times New Roman" w:hAnsi="Times New Roman" w:cs="Times New Roman" w:hint="eastAsia"/>
          <w:szCs w:val="24"/>
        </w:rPr>
        <w:t xml:space="preserve"> is </w:t>
      </w:r>
      <w:r w:rsidR="004F456B">
        <w:rPr>
          <w:rFonts w:ascii="Times New Roman" w:hAnsi="Times New Roman" w:cs="Times New Roman" w:hint="eastAsia"/>
          <w:szCs w:val="24"/>
        </w:rPr>
        <w:t xml:space="preserve">collected much </w:t>
      </w:r>
      <w:r w:rsidR="00161DAA">
        <w:rPr>
          <w:rFonts w:ascii="Times New Roman" w:hAnsi="Times New Roman" w:cs="Times New Roman" w:hint="eastAsia"/>
          <w:szCs w:val="24"/>
        </w:rPr>
        <w:t>easier than ever</w:t>
      </w:r>
      <w:r w:rsidRPr="00BA2915">
        <w:rPr>
          <w:rFonts w:ascii="Times New Roman" w:hAnsi="Times New Roman" w:cs="Times New Roman"/>
          <w:szCs w:val="24"/>
        </w:rPr>
        <w:t xml:space="preserve">, many studies had addressed travel time prediction in </w:t>
      </w:r>
      <w:r w:rsidR="00CD454D">
        <w:rPr>
          <w:rFonts w:ascii="Times New Roman" w:hAnsi="Times New Roman" w:cs="Times New Roman" w:hint="eastAsia"/>
          <w:szCs w:val="24"/>
        </w:rPr>
        <w:t xml:space="preserve">the </w:t>
      </w:r>
      <w:r w:rsidRPr="00BA2915">
        <w:rPr>
          <w:rFonts w:ascii="Times New Roman" w:hAnsi="Times New Roman" w:cs="Times New Roman"/>
          <w:szCs w:val="24"/>
        </w:rPr>
        <w:t xml:space="preserve">last decade. </w:t>
      </w:r>
      <w:r w:rsidR="007C147F">
        <w:rPr>
          <w:rFonts w:ascii="Times New Roman" w:hAnsi="Times New Roman" w:cs="Times New Roman"/>
          <w:szCs w:val="24"/>
        </w:rPr>
        <w:t xml:space="preserve">Travel time prediction </w:t>
      </w:r>
      <w:r w:rsidR="00701D59" w:rsidRPr="00BA2915">
        <w:rPr>
          <w:rFonts w:ascii="Times New Roman" w:hAnsi="Times New Roman" w:cs="Times New Roman"/>
          <w:szCs w:val="24"/>
        </w:rPr>
        <w:t>aim</w:t>
      </w:r>
      <w:r w:rsidR="007C147F">
        <w:rPr>
          <w:rFonts w:ascii="Times New Roman" w:hAnsi="Times New Roman" w:cs="Times New Roman" w:hint="eastAsia"/>
          <w:szCs w:val="24"/>
        </w:rPr>
        <w:t xml:space="preserve">s </w:t>
      </w:r>
      <w:r w:rsidR="00701D59" w:rsidRPr="00BA2915">
        <w:rPr>
          <w:rFonts w:ascii="Times New Roman" w:hAnsi="Times New Roman" w:cs="Times New Roman"/>
          <w:szCs w:val="24"/>
        </w:rPr>
        <w:t xml:space="preserve">at measuring future travel time for the same trip. For example, suppose </w:t>
      </w:r>
      <w:r w:rsidR="00701D59">
        <w:rPr>
          <w:rFonts w:ascii="Times New Roman" w:hAnsi="Times New Roman" w:cs="Times New Roman" w:hint="eastAsia"/>
          <w:szCs w:val="24"/>
        </w:rPr>
        <w:t xml:space="preserve">node </w:t>
      </w:r>
      <w:r w:rsidR="00701D59" w:rsidRPr="00BA2915">
        <w:rPr>
          <w:rFonts w:ascii="Times New Roman" w:hAnsi="Times New Roman" w:cs="Times New Roman"/>
          <w:szCs w:val="24"/>
        </w:rPr>
        <w:t xml:space="preserve">A </w:t>
      </w:r>
      <w:r w:rsidR="00701D59">
        <w:rPr>
          <w:rFonts w:ascii="Times New Roman" w:hAnsi="Times New Roman" w:cs="Times New Roman" w:hint="eastAsia"/>
          <w:szCs w:val="24"/>
        </w:rPr>
        <w:t xml:space="preserve">is </w:t>
      </w:r>
      <w:r w:rsidR="00701D59" w:rsidRPr="00BA2915">
        <w:rPr>
          <w:rFonts w:ascii="Times New Roman" w:hAnsi="Times New Roman" w:cs="Times New Roman"/>
          <w:szCs w:val="24"/>
        </w:rPr>
        <w:t xml:space="preserve">as a starting point and </w:t>
      </w:r>
      <w:r w:rsidR="00701D59">
        <w:rPr>
          <w:rFonts w:ascii="Times New Roman" w:hAnsi="Times New Roman" w:cs="Times New Roman" w:hint="eastAsia"/>
          <w:szCs w:val="24"/>
        </w:rPr>
        <w:t xml:space="preserve">node </w:t>
      </w:r>
      <w:r w:rsidR="00701D59" w:rsidRPr="00BA2915">
        <w:rPr>
          <w:rFonts w:ascii="Times New Roman" w:hAnsi="Times New Roman" w:cs="Times New Roman"/>
          <w:szCs w:val="24"/>
        </w:rPr>
        <w:t xml:space="preserve">B </w:t>
      </w:r>
      <w:r w:rsidR="00701D59">
        <w:rPr>
          <w:rFonts w:ascii="Times New Roman" w:hAnsi="Times New Roman" w:cs="Times New Roman" w:hint="eastAsia"/>
          <w:szCs w:val="24"/>
        </w:rPr>
        <w:t xml:space="preserve">is </w:t>
      </w:r>
      <w:r w:rsidR="00701D59" w:rsidRPr="00BA2915">
        <w:rPr>
          <w:rFonts w:ascii="Times New Roman" w:hAnsi="Times New Roman" w:cs="Times New Roman"/>
          <w:szCs w:val="24"/>
        </w:rPr>
        <w:t xml:space="preserve">as a destination. </w:t>
      </w:r>
      <w:r w:rsidR="007C147F">
        <w:rPr>
          <w:rFonts w:ascii="Times New Roman" w:hAnsi="Times New Roman" w:cs="Times New Roman" w:hint="eastAsia"/>
          <w:szCs w:val="24"/>
        </w:rPr>
        <w:t xml:space="preserve">In general, people </w:t>
      </w:r>
      <w:r w:rsidR="00701D59" w:rsidRPr="00BA2915">
        <w:rPr>
          <w:rFonts w:ascii="Times New Roman" w:hAnsi="Times New Roman" w:cs="Times New Roman"/>
          <w:szCs w:val="24"/>
        </w:rPr>
        <w:t xml:space="preserve">consider </w:t>
      </w:r>
      <w:r w:rsidR="00701D59">
        <w:rPr>
          <w:rFonts w:ascii="Times New Roman" w:hAnsi="Times New Roman" w:cs="Times New Roman" w:hint="eastAsia"/>
          <w:szCs w:val="24"/>
        </w:rPr>
        <w:t xml:space="preserve">historical data in </w:t>
      </w:r>
      <w:r w:rsidR="00701D59" w:rsidRPr="00BA2915">
        <w:rPr>
          <w:rFonts w:ascii="Times New Roman" w:hAnsi="Times New Roman" w:cs="Times New Roman"/>
          <w:szCs w:val="24"/>
        </w:rPr>
        <w:t>a period</w:t>
      </w:r>
      <w:r w:rsidR="007C147F">
        <w:rPr>
          <w:rFonts w:ascii="Times New Roman" w:hAnsi="Times New Roman" w:cs="Times New Roman" w:hint="eastAsia"/>
          <w:szCs w:val="24"/>
        </w:rPr>
        <w:t xml:space="preserve"> (e.g. a</w:t>
      </w:r>
      <w:r w:rsidR="007C147F">
        <w:rPr>
          <w:rFonts w:ascii="Times New Roman" w:hAnsi="Times New Roman" w:cs="Times New Roman"/>
          <w:szCs w:val="24"/>
        </w:rPr>
        <w:t xml:space="preserve"> month</w:t>
      </w:r>
      <w:r w:rsidR="007C147F">
        <w:rPr>
          <w:rFonts w:ascii="Times New Roman" w:hAnsi="Times New Roman" w:cs="Times New Roman" w:hint="eastAsia"/>
          <w:szCs w:val="24"/>
        </w:rPr>
        <w:t xml:space="preserve"> away from the prediction time) of traffic data</w:t>
      </w:r>
      <w:r w:rsidR="00701D59" w:rsidRPr="00BA2915">
        <w:rPr>
          <w:rFonts w:ascii="Times New Roman" w:hAnsi="Times New Roman" w:cs="Times New Roman"/>
          <w:szCs w:val="24"/>
        </w:rPr>
        <w:t xml:space="preserve"> </w:t>
      </w:r>
      <w:r w:rsidR="007C147F">
        <w:rPr>
          <w:rFonts w:ascii="Times New Roman" w:hAnsi="Times New Roman" w:cs="Times New Roman" w:hint="eastAsia"/>
          <w:szCs w:val="24"/>
        </w:rPr>
        <w:t xml:space="preserve">of </w:t>
      </w:r>
      <w:r w:rsidR="00701D59" w:rsidRPr="00BA2915">
        <w:rPr>
          <w:rFonts w:ascii="Times New Roman" w:hAnsi="Times New Roman" w:cs="Times New Roman"/>
          <w:szCs w:val="24"/>
        </w:rPr>
        <w:t xml:space="preserve">those </w:t>
      </w:r>
      <w:r w:rsidR="00C86DB6">
        <w:rPr>
          <w:rFonts w:ascii="Times New Roman" w:hAnsi="Times New Roman" w:cs="Times New Roman" w:hint="eastAsia"/>
          <w:szCs w:val="24"/>
        </w:rPr>
        <w:t>vehicle</w:t>
      </w:r>
      <w:r w:rsidR="00701D59">
        <w:rPr>
          <w:rFonts w:ascii="Times New Roman" w:hAnsi="Times New Roman" w:cs="Times New Roman" w:hint="eastAsia"/>
          <w:szCs w:val="24"/>
        </w:rPr>
        <w:t xml:space="preserve">s </w:t>
      </w:r>
      <w:r w:rsidR="00701D59" w:rsidRPr="00BA2915">
        <w:rPr>
          <w:rFonts w:ascii="Times New Roman" w:hAnsi="Times New Roman" w:cs="Times New Roman"/>
          <w:szCs w:val="24"/>
        </w:rPr>
        <w:t>who t</w:t>
      </w:r>
      <w:r w:rsidR="00701D59">
        <w:rPr>
          <w:rFonts w:ascii="Times New Roman" w:hAnsi="Times New Roman" w:cs="Times New Roman" w:hint="eastAsia"/>
          <w:szCs w:val="24"/>
        </w:rPr>
        <w:t xml:space="preserve">ook </w:t>
      </w:r>
      <w:r w:rsidR="00701D59" w:rsidRPr="00BA2915">
        <w:rPr>
          <w:rFonts w:ascii="Times New Roman" w:hAnsi="Times New Roman" w:cs="Times New Roman"/>
          <w:szCs w:val="24"/>
        </w:rPr>
        <w:t xml:space="preserve">a trip from </w:t>
      </w:r>
      <w:r w:rsidR="00701D59">
        <w:rPr>
          <w:rFonts w:ascii="Times New Roman" w:hAnsi="Times New Roman" w:cs="Times New Roman" w:hint="eastAsia"/>
          <w:szCs w:val="24"/>
        </w:rPr>
        <w:t xml:space="preserve">nodes </w:t>
      </w:r>
      <w:r w:rsidR="00701D59" w:rsidRPr="00BA2915">
        <w:rPr>
          <w:rFonts w:ascii="Times New Roman" w:hAnsi="Times New Roman" w:cs="Times New Roman"/>
          <w:szCs w:val="24"/>
        </w:rPr>
        <w:t xml:space="preserve">A to B. </w:t>
      </w:r>
      <w:r w:rsidR="00DF09C8" w:rsidRPr="00BA2915">
        <w:rPr>
          <w:rFonts w:ascii="Times New Roman" w:hAnsi="Times New Roman" w:cs="Times New Roman"/>
          <w:szCs w:val="24"/>
        </w:rPr>
        <w:t>Fig</w:t>
      </w:r>
      <w:r w:rsidR="00DF09C8">
        <w:rPr>
          <w:rFonts w:ascii="Times New Roman" w:hAnsi="Times New Roman" w:cs="Times New Roman" w:hint="eastAsia"/>
          <w:szCs w:val="24"/>
        </w:rPr>
        <w:t xml:space="preserve">ure 2 shows the data collection for the </w:t>
      </w:r>
      <w:r w:rsidR="00C86DB6">
        <w:rPr>
          <w:rFonts w:ascii="Times New Roman" w:hAnsi="Times New Roman" w:cs="Times New Roman" w:hint="eastAsia"/>
          <w:szCs w:val="24"/>
        </w:rPr>
        <w:t>vehicle</w:t>
      </w:r>
      <w:r w:rsidR="00DF09C8">
        <w:rPr>
          <w:rFonts w:ascii="Times New Roman" w:hAnsi="Times New Roman" w:cs="Times New Roman" w:hint="eastAsia"/>
          <w:szCs w:val="24"/>
        </w:rPr>
        <w:t xml:space="preserve">s in a specific route from day 1 </w:t>
      </w:r>
      <w:r w:rsidR="00DF09C8" w:rsidRPr="00BA2915">
        <w:rPr>
          <w:rFonts w:ascii="Times New Roman" w:hAnsi="Times New Roman" w:cs="Times New Roman"/>
          <w:szCs w:val="24"/>
        </w:rPr>
        <w:t xml:space="preserve">to day </w:t>
      </w:r>
      <w:r w:rsidR="00DF09C8">
        <w:rPr>
          <w:rFonts w:ascii="Times New Roman" w:hAnsi="Times New Roman" w:cs="Times New Roman" w:hint="eastAsia"/>
          <w:szCs w:val="24"/>
        </w:rPr>
        <w:t>(</w:t>
      </w:r>
      <w:r w:rsidR="00DF09C8" w:rsidRPr="00BA2915">
        <w:rPr>
          <w:rFonts w:ascii="Times New Roman" w:hAnsi="Times New Roman" w:cs="Times New Roman"/>
          <w:i/>
          <w:szCs w:val="24"/>
        </w:rPr>
        <w:t>m</w:t>
      </w:r>
      <w:r w:rsidR="00DF09C8" w:rsidRPr="00BA2915">
        <w:rPr>
          <w:rFonts w:ascii="Times New Roman" w:hAnsi="Times New Roman" w:cs="Times New Roman"/>
          <w:szCs w:val="24"/>
        </w:rPr>
        <w:t xml:space="preserve"> </w:t>
      </w:r>
      <w:r w:rsidR="00DF09C8">
        <w:rPr>
          <w:rFonts w:ascii="Times New Roman" w:hAnsi="Times New Roman" w:cs="Times New Roman" w:hint="eastAsia"/>
          <w:szCs w:val="24"/>
        </w:rPr>
        <w:t>+</w:t>
      </w:r>
      <w:r w:rsidR="007341C2">
        <w:rPr>
          <w:rFonts w:ascii="Times New Roman" w:hAnsi="Times New Roman" w:cs="Times New Roman" w:hint="eastAsia"/>
          <w:szCs w:val="24"/>
        </w:rPr>
        <w:t xml:space="preserve"> </w:t>
      </w:r>
      <w:r w:rsidR="007341C2" w:rsidRPr="00765137">
        <w:rPr>
          <w:rFonts w:ascii="Times New Roman" w:hAnsi="Times New Roman" w:cs="Times New Roman" w:hint="eastAsia"/>
          <w:i/>
          <w:szCs w:val="24"/>
        </w:rPr>
        <w:t>k</w:t>
      </w:r>
      <w:r w:rsidR="00DF09C8">
        <w:rPr>
          <w:rFonts w:ascii="Times New Roman" w:hAnsi="Times New Roman" w:cs="Times New Roman" w:hint="eastAsia"/>
          <w:szCs w:val="24"/>
        </w:rPr>
        <w:t xml:space="preserve">). Assume </w:t>
      </w:r>
      <w:r w:rsidR="00DF09C8">
        <w:rPr>
          <w:rFonts w:ascii="Times New Roman" w:hAnsi="Times New Roman" w:cs="Times New Roman" w:hint="eastAsia"/>
          <w:szCs w:val="24"/>
        </w:rPr>
        <w:lastRenderedPageBreak/>
        <w:t xml:space="preserve">we need to predict the traffic time for the route in time slot </w:t>
      </w:r>
      <w:r w:rsidR="00DF09C8" w:rsidRPr="004B01CA">
        <w:rPr>
          <w:rFonts w:ascii="Times New Roman" w:hAnsi="Times New Roman" w:cs="Times New Roman" w:hint="eastAsia"/>
          <w:i/>
          <w:szCs w:val="24"/>
        </w:rPr>
        <w:t>t</w:t>
      </w:r>
      <w:r w:rsidR="00DF09C8">
        <w:rPr>
          <w:rFonts w:ascii="Times New Roman" w:hAnsi="Times New Roman" w:cs="Times New Roman" w:hint="eastAsia"/>
          <w:szCs w:val="24"/>
        </w:rPr>
        <w:t xml:space="preserve"> as well as in latter time slots in day </w:t>
      </w:r>
      <w:r w:rsidR="00DF09C8" w:rsidRPr="004B01CA">
        <w:rPr>
          <w:rFonts w:ascii="Times New Roman" w:hAnsi="Times New Roman" w:cs="Times New Roman" w:hint="eastAsia"/>
          <w:i/>
          <w:szCs w:val="24"/>
        </w:rPr>
        <w:t>m</w:t>
      </w:r>
      <w:r w:rsidR="00DF09C8">
        <w:rPr>
          <w:rFonts w:ascii="Times New Roman" w:hAnsi="Times New Roman" w:cs="Times New Roman" w:hint="eastAsia"/>
          <w:szCs w:val="24"/>
        </w:rPr>
        <w:t xml:space="preserve">. According to rule of thumb, the travel time prediction for a route in time slot </w:t>
      </w:r>
      <w:r w:rsidR="00DF09C8" w:rsidRPr="004B01CA">
        <w:rPr>
          <w:rFonts w:ascii="Times New Roman" w:hAnsi="Times New Roman" w:cs="Times New Roman" w:hint="eastAsia"/>
          <w:i/>
          <w:szCs w:val="24"/>
        </w:rPr>
        <w:t>m</w:t>
      </w:r>
      <w:r w:rsidR="004F456B">
        <w:rPr>
          <w:rFonts w:ascii="Times New Roman" w:hAnsi="Times New Roman" w:cs="Times New Roman" w:hint="eastAsia"/>
          <w:szCs w:val="24"/>
        </w:rPr>
        <w:t xml:space="preserve"> </w:t>
      </w:r>
      <w:r w:rsidR="00DF09C8">
        <w:rPr>
          <w:rFonts w:ascii="Times New Roman" w:hAnsi="Times New Roman" w:cs="Times New Roman" w:hint="eastAsia"/>
          <w:szCs w:val="24"/>
        </w:rPr>
        <w:t xml:space="preserve">only related to its prior travel time in the same route; the </w:t>
      </w:r>
      <w:r w:rsidR="00DF09C8">
        <w:rPr>
          <w:rFonts w:ascii="Times New Roman" w:hAnsi="Times New Roman" w:cs="Times New Roman"/>
          <w:szCs w:val="24"/>
        </w:rPr>
        <w:t>posterior</w:t>
      </w:r>
      <w:r w:rsidR="00DF09C8">
        <w:rPr>
          <w:rFonts w:ascii="Times New Roman" w:hAnsi="Times New Roman" w:cs="Times New Roman" w:hint="eastAsia"/>
          <w:szCs w:val="24"/>
        </w:rPr>
        <w:t xml:space="preserve"> </w:t>
      </w:r>
      <w:r w:rsidR="00DF09C8">
        <w:rPr>
          <w:rFonts w:ascii="Times New Roman" w:hAnsi="Times New Roman" w:cs="Times New Roman"/>
          <w:szCs w:val="24"/>
        </w:rPr>
        <w:t>traffic</w:t>
      </w:r>
      <w:r w:rsidR="00DF09C8">
        <w:rPr>
          <w:rFonts w:ascii="Times New Roman" w:hAnsi="Times New Roman" w:cs="Times New Roman" w:hint="eastAsia"/>
          <w:szCs w:val="24"/>
        </w:rPr>
        <w:t xml:space="preserve"> condition, like </w:t>
      </w:r>
      <w:r w:rsidR="004F456B">
        <w:rPr>
          <w:rFonts w:ascii="Times New Roman" w:hAnsi="Times New Roman" w:cs="Times New Roman"/>
          <w:szCs w:val="24"/>
        </w:rPr>
        <w:t>congestion</w:t>
      </w:r>
      <w:r w:rsidR="00DF09C8">
        <w:rPr>
          <w:rFonts w:ascii="Times New Roman" w:hAnsi="Times New Roman" w:cs="Times New Roman" w:hint="eastAsia"/>
          <w:szCs w:val="24"/>
        </w:rPr>
        <w:t xml:space="preserve">, and accidents, is unrelated to the </w:t>
      </w:r>
      <w:r w:rsidR="00DF09C8">
        <w:rPr>
          <w:rFonts w:ascii="Times New Roman" w:hAnsi="Times New Roman" w:cs="Times New Roman"/>
          <w:szCs w:val="24"/>
        </w:rPr>
        <w:t>prediction</w:t>
      </w:r>
      <w:r w:rsidR="00DF09C8">
        <w:rPr>
          <w:rFonts w:ascii="Times New Roman" w:hAnsi="Times New Roman" w:cs="Times New Roman" w:hint="eastAsia"/>
          <w:szCs w:val="24"/>
        </w:rPr>
        <w:t xml:space="preserve">. All the literature for the travel time prediction </w:t>
      </w:r>
      <w:r w:rsidR="00DF09C8">
        <w:rPr>
          <w:rFonts w:ascii="Times New Roman" w:hAnsi="Times New Roman" w:cs="Times New Roman"/>
          <w:szCs w:val="24"/>
        </w:rPr>
        <w:t>adopt</w:t>
      </w:r>
      <w:r w:rsidR="004F456B">
        <w:rPr>
          <w:rFonts w:ascii="Times New Roman" w:hAnsi="Times New Roman" w:cs="Times New Roman" w:hint="eastAsia"/>
          <w:szCs w:val="24"/>
        </w:rPr>
        <w:t>s</w:t>
      </w:r>
      <w:r w:rsidR="00DF09C8">
        <w:rPr>
          <w:rFonts w:ascii="Times New Roman" w:hAnsi="Times New Roman" w:cs="Times New Roman" w:hint="eastAsia"/>
          <w:szCs w:val="24"/>
        </w:rPr>
        <w:t xml:space="preserve"> the assumption to train their prediction model. In detail, the traffic date from day 1 to day m </w:t>
      </w:r>
      <w:r w:rsidR="00DF09C8" w:rsidRPr="00BA2915">
        <w:rPr>
          <w:rFonts w:ascii="Times New Roman" w:hAnsi="Times New Roman" w:cs="Times New Roman"/>
          <w:szCs w:val="24"/>
        </w:rPr>
        <w:t>are the historical data</w:t>
      </w:r>
      <w:r w:rsidR="00DF09C8">
        <w:rPr>
          <w:rFonts w:ascii="Times New Roman" w:hAnsi="Times New Roman" w:cs="Times New Roman" w:hint="eastAsia"/>
          <w:szCs w:val="24"/>
        </w:rPr>
        <w:t>, and in e</w:t>
      </w:r>
      <w:r w:rsidR="00DF09C8" w:rsidRPr="00BA2915">
        <w:rPr>
          <w:rFonts w:ascii="Times New Roman" w:hAnsi="Times New Roman" w:cs="Times New Roman"/>
          <w:szCs w:val="24"/>
        </w:rPr>
        <w:t xml:space="preserve">ach </w:t>
      </w:r>
      <w:r w:rsidR="00DF09C8">
        <w:rPr>
          <w:rFonts w:ascii="Times New Roman" w:hAnsi="Times New Roman" w:cs="Times New Roman" w:hint="eastAsia"/>
          <w:szCs w:val="24"/>
        </w:rPr>
        <w:t xml:space="preserve">of those </w:t>
      </w:r>
      <w:r w:rsidR="00DF09C8" w:rsidRPr="00BA2915">
        <w:rPr>
          <w:rFonts w:ascii="Times New Roman" w:hAnsi="Times New Roman" w:cs="Times New Roman"/>
          <w:szCs w:val="24"/>
        </w:rPr>
        <w:t>day</w:t>
      </w:r>
      <w:r w:rsidR="00DF09C8">
        <w:rPr>
          <w:rFonts w:ascii="Times New Roman" w:hAnsi="Times New Roman" w:cs="Times New Roman" w:hint="eastAsia"/>
          <w:szCs w:val="24"/>
        </w:rPr>
        <w:t>s</w:t>
      </w:r>
      <w:r w:rsidR="00DF09C8" w:rsidRPr="00BA2915">
        <w:rPr>
          <w:rFonts w:ascii="Times New Roman" w:hAnsi="Times New Roman" w:cs="Times New Roman"/>
          <w:szCs w:val="24"/>
        </w:rPr>
        <w:t xml:space="preserve"> the time </w:t>
      </w:r>
      <w:r w:rsidR="00DF09C8">
        <w:rPr>
          <w:rFonts w:ascii="Times New Roman" w:hAnsi="Times New Roman" w:cs="Times New Roman" w:hint="eastAsia"/>
          <w:szCs w:val="24"/>
        </w:rPr>
        <w:t xml:space="preserve">slots </w:t>
      </w:r>
      <w:r w:rsidR="00DF09C8" w:rsidRPr="00BA2915">
        <w:rPr>
          <w:rFonts w:ascii="Times New Roman" w:hAnsi="Times New Roman" w:cs="Times New Roman"/>
          <w:szCs w:val="24"/>
        </w:rPr>
        <w:t>from (</w:t>
      </w:r>
      <w:r w:rsidR="00DF09C8" w:rsidRPr="00BA2915">
        <w:rPr>
          <w:rFonts w:ascii="Times New Roman" w:hAnsi="Times New Roman" w:cs="Times New Roman"/>
          <w:i/>
          <w:szCs w:val="24"/>
        </w:rPr>
        <w:t>t</w:t>
      </w:r>
      <w:r w:rsidR="00DF09C8" w:rsidRPr="00BA2915">
        <w:rPr>
          <w:rFonts w:ascii="Times New Roman" w:hAnsi="Times New Roman" w:cs="Times New Roman"/>
          <w:szCs w:val="24"/>
        </w:rPr>
        <w:t>-</w:t>
      </w:r>
      <w:r w:rsidR="00DF09C8" w:rsidRPr="00BA2915">
        <w:rPr>
          <w:rFonts w:ascii="Times New Roman" w:hAnsi="Times New Roman" w:cs="Times New Roman"/>
          <w:i/>
          <w:szCs w:val="24"/>
        </w:rPr>
        <w:t>n</w:t>
      </w:r>
      <w:r w:rsidR="00DF09C8" w:rsidRPr="00BA2915">
        <w:rPr>
          <w:rFonts w:ascii="Times New Roman" w:hAnsi="Times New Roman" w:cs="Times New Roman"/>
          <w:szCs w:val="24"/>
        </w:rPr>
        <w:t xml:space="preserve">) to </w:t>
      </w:r>
      <w:r w:rsidR="00DF09C8" w:rsidRPr="00BA2915">
        <w:rPr>
          <w:rFonts w:ascii="Times New Roman" w:hAnsi="Times New Roman" w:cs="Times New Roman"/>
          <w:i/>
          <w:szCs w:val="24"/>
        </w:rPr>
        <w:t>t</w:t>
      </w:r>
      <w:r w:rsidR="00DF09C8" w:rsidRPr="00BA2915">
        <w:rPr>
          <w:rFonts w:ascii="Times New Roman" w:hAnsi="Times New Roman" w:cs="Times New Roman"/>
          <w:szCs w:val="24"/>
        </w:rPr>
        <w:t xml:space="preserve"> are the data used to train the model</w:t>
      </w:r>
      <w:r w:rsidR="00DF09C8">
        <w:rPr>
          <w:rFonts w:ascii="Times New Roman" w:hAnsi="Times New Roman" w:cs="Times New Roman" w:hint="eastAsia"/>
          <w:szCs w:val="24"/>
        </w:rPr>
        <w:t>.</w:t>
      </w:r>
    </w:p>
    <w:p w:rsidR="007C147F" w:rsidRPr="00BA2915" w:rsidRDefault="007C147F" w:rsidP="00701D59">
      <w:pPr>
        <w:ind w:firstLine="360"/>
        <w:jc w:val="both"/>
        <w:rPr>
          <w:rFonts w:ascii="Times New Roman" w:hAnsi="Times New Roman" w:cs="Times New Roman"/>
          <w:szCs w:val="24"/>
        </w:rPr>
      </w:pPr>
    </w:p>
    <w:tbl>
      <w:tblPr>
        <w:tblStyle w:val="TableGrid"/>
        <w:tblW w:w="0" w:type="auto"/>
        <w:tblLook w:val="04A0" w:firstRow="1" w:lastRow="0" w:firstColumn="1" w:lastColumn="0" w:noHBand="0" w:noVBand="1"/>
      </w:tblPr>
      <w:tblGrid>
        <w:gridCol w:w="8322"/>
      </w:tblGrid>
      <w:tr w:rsidR="00701D59" w:rsidRPr="00BA2915" w:rsidTr="00B55B95">
        <w:tc>
          <w:tcPr>
            <w:tcW w:w="8296" w:type="dxa"/>
          </w:tcPr>
          <w:p w:rsidR="00701D59" w:rsidRPr="00BA2915" w:rsidRDefault="00701D59" w:rsidP="00B55B95">
            <w:pPr>
              <w:jc w:val="center"/>
              <w:rPr>
                <w:rFonts w:ascii="Times New Roman" w:hAnsi="Times New Roman" w:cs="Times New Roman"/>
                <w:szCs w:val="24"/>
              </w:rPr>
            </w:pPr>
            <w:r w:rsidRPr="00BA2915">
              <w:rPr>
                <w:rFonts w:ascii="Times New Roman" w:hAnsi="Times New Roman" w:cs="Times New Roman"/>
                <w:noProof/>
                <w:szCs w:val="24"/>
              </w:rPr>
              <w:drawing>
                <wp:inline distT="0" distB="0" distL="0" distR="0" wp14:anchorId="097A1A93" wp14:editId="2C5A393E">
                  <wp:extent cx="5147456" cy="2067560"/>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51796" cy="2069303"/>
                          </a:xfrm>
                          <a:prstGeom prst="rect">
                            <a:avLst/>
                          </a:prstGeom>
                          <a:noFill/>
                        </pic:spPr>
                      </pic:pic>
                    </a:graphicData>
                  </a:graphic>
                </wp:inline>
              </w:drawing>
            </w:r>
          </w:p>
        </w:tc>
      </w:tr>
    </w:tbl>
    <w:p w:rsidR="00701D59" w:rsidRPr="00765137" w:rsidRDefault="00701D59" w:rsidP="00701D59">
      <w:pPr>
        <w:pStyle w:val="Caption"/>
        <w:jc w:val="center"/>
        <w:rPr>
          <w:rFonts w:ascii="Times New Roman" w:hAnsi="Times New Roman" w:cs="Times New Roman"/>
          <w:sz w:val="24"/>
          <w:szCs w:val="24"/>
        </w:rPr>
      </w:pPr>
      <w:r w:rsidRPr="00765137">
        <w:rPr>
          <w:rFonts w:ascii="Times New Roman" w:hAnsi="Times New Roman" w:cs="Times New Roman"/>
          <w:sz w:val="24"/>
          <w:szCs w:val="24"/>
        </w:rPr>
        <w:t>Fig</w:t>
      </w:r>
      <w:r w:rsidR="007C147F" w:rsidRPr="00765137">
        <w:rPr>
          <w:rFonts w:ascii="Times New Roman" w:hAnsi="Times New Roman" w:cs="Times New Roman" w:hint="eastAsia"/>
          <w:sz w:val="24"/>
          <w:szCs w:val="24"/>
        </w:rPr>
        <w:t>ure</w:t>
      </w:r>
      <w:r w:rsidRPr="00765137">
        <w:rPr>
          <w:rFonts w:ascii="Times New Roman" w:hAnsi="Times New Roman" w:cs="Times New Roman"/>
          <w:sz w:val="24"/>
          <w:szCs w:val="24"/>
        </w:rPr>
        <w:t xml:space="preserve"> </w:t>
      </w:r>
      <w:r w:rsidR="00161DAA" w:rsidRPr="00765137">
        <w:rPr>
          <w:rFonts w:ascii="Times New Roman" w:hAnsi="Times New Roman" w:cs="Times New Roman" w:hint="eastAsia"/>
          <w:sz w:val="24"/>
          <w:szCs w:val="24"/>
        </w:rPr>
        <w:t>2</w:t>
      </w:r>
      <w:r w:rsidR="007C147F" w:rsidRPr="00765137">
        <w:rPr>
          <w:rFonts w:ascii="Times New Roman" w:hAnsi="Times New Roman" w:cs="Times New Roman" w:hint="eastAsia"/>
          <w:sz w:val="24"/>
          <w:szCs w:val="24"/>
        </w:rPr>
        <w:t>. The traffic data for the traffic time prediction</w:t>
      </w:r>
    </w:p>
    <w:p w:rsidR="00701D59" w:rsidRPr="00BA2915" w:rsidRDefault="00701D59" w:rsidP="00701D59">
      <w:pPr>
        <w:ind w:firstLine="360"/>
        <w:jc w:val="center"/>
        <w:rPr>
          <w:rFonts w:ascii="Times New Roman" w:hAnsi="Times New Roman" w:cs="Times New Roman"/>
          <w:szCs w:val="24"/>
        </w:rPr>
      </w:pPr>
    </w:p>
    <w:p w:rsidR="00D8412F" w:rsidRPr="00BA2915" w:rsidDel="00AB5E9D" w:rsidRDefault="00926EE6" w:rsidP="00D8412F">
      <w:pPr>
        <w:ind w:firstLine="360"/>
        <w:jc w:val="both"/>
        <w:rPr>
          <w:del w:id="63" w:author="ASUS" w:date="2018-06-06T12:10:00Z"/>
          <w:rFonts w:ascii="Times New Roman" w:hAnsi="Times New Roman" w:cs="Times New Roman"/>
          <w:b/>
          <w:szCs w:val="24"/>
        </w:rPr>
      </w:pPr>
      <w:del w:id="64" w:author="ASUS" w:date="2018-06-06T12:10:00Z">
        <w:r w:rsidDel="00AB5E9D">
          <w:rPr>
            <w:rFonts w:ascii="Times New Roman" w:hAnsi="Times New Roman" w:cs="Times New Roman"/>
            <w:szCs w:val="24"/>
          </w:rPr>
          <w:delText>Wu, Ho, and Lee</w:delText>
        </w:r>
        <w:r w:rsidR="00D8412F" w:rsidRPr="00BA2915" w:rsidDel="00AB5E9D">
          <w:rPr>
            <w:rFonts w:ascii="Times New Roman" w:hAnsi="Times New Roman" w:cs="Times New Roman"/>
            <w:szCs w:val="24"/>
          </w:rPr>
          <w:delText xml:space="preserve"> </w:delText>
        </w:r>
        <w:r w:rsidR="007341C2" w:rsidDel="00AB5E9D">
          <w:rPr>
            <w:rFonts w:ascii="Times New Roman" w:hAnsi="Times New Roman" w:cs="Times New Roman" w:hint="eastAsia"/>
            <w:szCs w:val="24"/>
          </w:rPr>
          <w:delText>[3]</w:delText>
        </w:r>
        <w:r w:rsidR="00D8412F" w:rsidRPr="00BA2915" w:rsidDel="00AB5E9D">
          <w:rPr>
            <w:rFonts w:ascii="Times New Roman" w:hAnsi="Times New Roman" w:cs="Times New Roman"/>
            <w:szCs w:val="24"/>
          </w:rPr>
          <w:delText xml:space="preserve"> first </w:delText>
        </w:r>
        <w:r w:rsidR="00606F57" w:rsidDel="00AB5E9D">
          <w:rPr>
            <w:rFonts w:ascii="Times New Roman" w:hAnsi="Times New Roman" w:cs="Times New Roman" w:hint="eastAsia"/>
            <w:szCs w:val="24"/>
          </w:rPr>
          <w:delText xml:space="preserve">utilized </w:delText>
        </w:r>
        <w:r w:rsidR="00D8412F" w:rsidRPr="00BA2915" w:rsidDel="00AB5E9D">
          <w:rPr>
            <w:rFonts w:ascii="Times New Roman" w:hAnsi="Times New Roman" w:cs="Times New Roman"/>
            <w:szCs w:val="24"/>
          </w:rPr>
          <w:delText>Support Vector Regression</w:delText>
        </w:r>
        <w:r w:rsidR="00CD454D" w:rsidDel="00AB5E9D">
          <w:rPr>
            <w:rFonts w:ascii="Times New Roman" w:hAnsi="Times New Roman" w:cs="Times New Roman" w:hint="eastAsia"/>
            <w:szCs w:val="24"/>
          </w:rPr>
          <w:delText xml:space="preserve"> (SVR)</w:delText>
        </w:r>
        <w:r w:rsidR="00D8412F" w:rsidRPr="00BA2915" w:rsidDel="00AB5E9D">
          <w:rPr>
            <w:rFonts w:ascii="Times New Roman" w:hAnsi="Times New Roman" w:cs="Times New Roman"/>
            <w:szCs w:val="24"/>
          </w:rPr>
          <w:delText xml:space="preserve"> model in travel time prediction. The</w:delText>
        </w:r>
        <w:r w:rsidR="00CD454D" w:rsidDel="00AB5E9D">
          <w:rPr>
            <w:rFonts w:ascii="Times New Roman" w:hAnsi="Times New Roman" w:cs="Times New Roman" w:hint="eastAsia"/>
            <w:szCs w:val="24"/>
          </w:rPr>
          <w:delText>ir</w:delText>
        </w:r>
        <w:r w:rsidR="00D8412F" w:rsidRPr="00BA2915" w:rsidDel="00AB5E9D">
          <w:rPr>
            <w:rFonts w:ascii="Times New Roman" w:hAnsi="Times New Roman" w:cs="Times New Roman"/>
            <w:szCs w:val="24"/>
          </w:rPr>
          <w:delText xml:space="preserve"> result shows SVR model outperformed the traditional statistical method.</w:delText>
        </w:r>
        <w:r w:rsidR="00D8412F" w:rsidRPr="00BA2915" w:rsidDel="00AB5E9D">
          <w:rPr>
            <w:rFonts w:ascii="Times New Roman" w:hAnsi="Times New Roman" w:cs="Times New Roman"/>
            <w:b/>
          </w:rPr>
          <w:delText xml:space="preserve"> </w:delText>
        </w:r>
        <w:r w:rsidR="00D8412F" w:rsidRPr="00BA2915" w:rsidDel="00AB5E9D">
          <w:rPr>
            <w:rFonts w:ascii="Times New Roman" w:hAnsi="Times New Roman" w:cs="Times New Roman"/>
          </w:rPr>
          <w:delText xml:space="preserve">Innamaa </w:delText>
        </w:r>
        <w:r w:rsidR="007341C2" w:rsidDel="00AB5E9D">
          <w:rPr>
            <w:rFonts w:ascii="Times New Roman" w:hAnsi="Times New Roman" w:cs="Times New Roman" w:hint="eastAsia"/>
          </w:rPr>
          <w:delText>[4]</w:delText>
        </w:r>
        <w:r w:rsidR="00D8412F" w:rsidRPr="00BA2915" w:rsidDel="00AB5E9D">
          <w:rPr>
            <w:rFonts w:ascii="Times New Roman" w:hAnsi="Times New Roman" w:cs="Times New Roman"/>
          </w:rPr>
          <w:delText xml:space="preserve">, </w:delText>
        </w:r>
        <w:r w:rsidR="00E56A30" w:rsidRPr="00DB56BF" w:rsidDel="00AB5E9D">
          <w:rPr>
            <w:rFonts w:ascii="Times New Roman" w:hAnsi="Times New Roman" w:cs="Times New Roman"/>
          </w:rPr>
          <w:delText>Oh and Park</w:delText>
        </w:r>
        <w:r w:rsidR="00E56A30" w:rsidRPr="00BA2915" w:rsidDel="00AB5E9D">
          <w:rPr>
            <w:rFonts w:ascii="Times New Roman" w:hAnsi="Times New Roman" w:cs="Times New Roman"/>
            <w:szCs w:val="24"/>
          </w:rPr>
          <w:delText xml:space="preserve"> </w:delText>
        </w:r>
        <w:r w:rsidR="007341C2" w:rsidDel="00AB5E9D">
          <w:rPr>
            <w:rFonts w:ascii="Times New Roman" w:hAnsi="Times New Roman" w:cs="Times New Roman" w:hint="eastAsia"/>
            <w:szCs w:val="24"/>
          </w:rPr>
          <w:delText>[5]</w:delText>
        </w:r>
        <w:r w:rsidR="00D8412F" w:rsidRPr="00BA2915" w:rsidDel="00AB5E9D">
          <w:rPr>
            <w:rFonts w:ascii="Times New Roman" w:hAnsi="Times New Roman" w:cs="Times New Roman"/>
            <w:szCs w:val="24"/>
          </w:rPr>
          <w:delText xml:space="preserve">, and </w:delText>
        </w:r>
        <w:r w:rsidR="00E6312F" w:rsidRPr="00DB56BF" w:rsidDel="00AB5E9D">
          <w:rPr>
            <w:rFonts w:ascii="Times New Roman" w:hAnsi="Times New Roman" w:cs="Times New Roman"/>
          </w:rPr>
          <w:delText>Li and Chen</w:delText>
        </w:r>
        <w:r w:rsidR="00E87D88" w:rsidRPr="00BA2915" w:rsidDel="00AB5E9D">
          <w:rPr>
            <w:rFonts w:ascii="Times New Roman" w:hAnsi="Times New Roman" w:cs="Times New Roman"/>
          </w:rPr>
          <w:delText xml:space="preserve"> </w:delText>
        </w:r>
        <w:r w:rsidR="007341C2" w:rsidDel="00AB5E9D">
          <w:rPr>
            <w:rFonts w:ascii="Times New Roman" w:hAnsi="Times New Roman" w:cs="Times New Roman" w:hint="eastAsia"/>
          </w:rPr>
          <w:delText xml:space="preserve">[6] </w:delText>
        </w:r>
        <w:r w:rsidR="00FC5C9B" w:rsidDel="00AB5E9D">
          <w:rPr>
            <w:rFonts w:ascii="Times New Roman" w:hAnsi="Times New Roman" w:cs="Times New Roman" w:hint="eastAsia"/>
            <w:szCs w:val="24"/>
          </w:rPr>
          <w:delText xml:space="preserve">all performed the similar experiment with </w:delText>
        </w:r>
        <w:r w:rsidR="00D8412F" w:rsidRPr="00BA2915" w:rsidDel="00AB5E9D">
          <w:rPr>
            <w:rFonts w:ascii="Times New Roman" w:hAnsi="Times New Roman" w:cs="Times New Roman"/>
            <w:szCs w:val="24"/>
          </w:rPr>
          <w:delText>neural network model to predict travel time</w:delText>
        </w:r>
        <w:r w:rsidR="00FC5C9B" w:rsidDel="00AB5E9D">
          <w:rPr>
            <w:rFonts w:ascii="Times New Roman" w:hAnsi="Times New Roman" w:cs="Times New Roman" w:hint="eastAsia"/>
            <w:szCs w:val="24"/>
          </w:rPr>
          <w:delText xml:space="preserve">, the results being more precise and the </w:delText>
        </w:r>
        <w:r w:rsidR="004F456B" w:rsidDel="00AB5E9D">
          <w:rPr>
            <w:rFonts w:ascii="Times New Roman" w:hAnsi="Times New Roman" w:cs="Times New Roman"/>
            <w:szCs w:val="24"/>
          </w:rPr>
          <w:delText>execution</w:delText>
        </w:r>
        <w:r w:rsidR="00FC5C9B" w:rsidDel="00AB5E9D">
          <w:rPr>
            <w:rFonts w:ascii="Times New Roman" w:hAnsi="Times New Roman" w:cs="Times New Roman" w:hint="eastAsia"/>
            <w:szCs w:val="24"/>
          </w:rPr>
          <w:delText xml:space="preserve"> time more shorter</w:delText>
        </w:r>
        <w:r w:rsidR="004F456B" w:rsidDel="00AB5E9D">
          <w:rPr>
            <w:rFonts w:ascii="Times New Roman" w:hAnsi="Times New Roman" w:cs="Times New Roman" w:hint="eastAsia"/>
            <w:szCs w:val="24"/>
          </w:rPr>
          <w:delText xml:space="preserve">. </w:delText>
        </w:r>
        <w:r w:rsidR="00D8412F" w:rsidRPr="00BA2915" w:rsidDel="00AB5E9D">
          <w:rPr>
            <w:rFonts w:ascii="Times New Roman" w:hAnsi="Times New Roman" w:cs="Times New Roman"/>
            <w:szCs w:val="24"/>
          </w:rPr>
          <w:delText>However, the neural network model is regard</w:delText>
        </w:r>
        <w:r w:rsidR="00FC5C9B" w:rsidDel="00AB5E9D">
          <w:rPr>
            <w:rFonts w:ascii="Times New Roman" w:hAnsi="Times New Roman" w:cs="Times New Roman" w:hint="eastAsia"/>
            <w:szCs w:val="24"/>
          </w:rPr>
          <w:delText>ed</w:delText>
        </w:r>
        <w:r w:rsidR="00D8412F" w:rsidRPr="00BA2915" w:rsidDel="00AB5E9D">
          <w:rPr>
            <w:rFonts w:ascii="Times New Roman" w:hAnsi="Times New Roman" w:cs="Times New Roman"/>
            <w:szCs w:val="24"/>
          </w:rPr>
          <w:delText xml:space="preserve"> as </w:delText>
        </w:r>
        <w:r w:rsidR="004F456B" w:rsidDel="00AB5E9D">
          <w:rPr>
            <w:rFonts w:ascii="Times New Roman" w:hAnsi="Times New Roman" w:cs="Times New Roman" w:hint="eastAsia"/>
            <w:szCs w:val="24"/>
          </w:rPr>
          <w:delText xml:space="preserve">a </w:delText>
        </w:r>
        <w:r w:rsidR="00D8412F" w:rsidRPr="00BA2915" w:rsidDel="00AB5E9D">
          <w:rPr>
            <w:rFonts w:ascii="Times New Roman" w:hAnsi="Times New Roman" w:cs="Times New Roman"/>
            <w:szCs w:val="24"/>
          </w:rPr>
          <w:delText>black</w:delText>
        </w:r>
        <w:r w:rsidR="004F456B" w:rsidDel="00AB5E9D">
          <w:rPr>
            <w:rFonts w:ascii="Times New Roman" w:hAnsi="Times New Roman" w:cs="Times New Roman" w:hint="eastAsia"/>
            <w:szCs w:val="24"/>
          </w:rPr>
          <w:delText xml:space="preserve"> </w:delText>
        </w:r>
        <w:r w:rsidR="00D8412F" w:rsidRPr="00BA2915" w:rsidDel="00AB5E9D">
          <w:rPr>
            <w:rFonts w:ascii="Times New Roman" w:hAnsi="Times New Roman" w:cs="Times New Roman"/>
            <w:szCs w:val="24"/>
          </w:rPr>
          <w:delText>box</w:delText>
        </w:r>
        <w:r w:rsidR="00FC5C9B" w:rsidDel="00AB5E9D">
          <w:rPr>
            <w:rFonts w:ascii="Times New Roman" w:hAnsi="Times New Roman" w:cs="Times New Roman" w:hint="eastAsia"/>
            <w:szCs w:val="24"/>
          </w:rPr>
          <w:delText xml:space="preserve">; no </w:delText>
        </w:r>
        <w:r w:rsidR="00FC5C9B" w:rsidDel="00AB5E9D">
          <w:rPr>
            <w:rFonts w:ascii="Times New Roman" w:hAnsi="Times New Roman" w:cs="Times New Roman"/>
            <w:szCs w:val="24"/>
          </w:rPr>
          <w:delText>i</w:delText>
        </w:r>
        <w:r w:rsidR="004F456B" w:rsidDel="00AB5E9D">
          <w:rPr>
            <w:rFonts w:ascii="Times New Roman" w:hAnsi="Times New Roman" w:cs="Times New Roman" w:hint="eastAsia"/>
            <w:szCs w:val="24"/>
          </w:rPr>
          <w:delText xml:space="preserve">nfluence </w:delText>
        </w:r>
        <w:r w:rsidR="00FC5C9B" w:rsidDel="00AB5E9D">
          <w:rPr>
            <w:rFonts w:ascii="Times New Roman" w:hAnsi="Times New Roman" w:cs="Times New Roman" w:hint="eastAsia"/>
            <w:szCs w:val="24"/>
          </w:rPr>
          <w:delText>factors or rules are exposed</w:delText>
        </w:r>
        <w:r w:rsidR="00D8412F" w:rsidRPr="00BA2915" w:rsidDel="00AB5E9D">
          <w:rPr>
            <w:rFonts w:ascii="Times New Roman" w:hAnsi="Times New Roman" w:cs="Times New Roman"/>
            <w:szCs w:val="24"/>
          </w:rPr>
          <w:delText xml:space="preserve">. </w:delText>
        </w:r>
        <w:r w:rsidR="003700BF" w:rsidRPr="00DB56BF" w:rsidDel="00AB5E9D">
          <w:rPr>
            <w:rFonts w:ascii="Times New Roman" w:hAnsi="Times New Roman" w:cs="Times New Roman"/>
          </w:rPr>
          <w:delText>Qiao, Haghani, and Hamedi</w:delText>
        </w:r>
        <w:r w:rsidR="00D8412F" w:rsidRPr="00BA2915" w:rsidDel="00AB5E9D">
          <w:rPr>
            <w:rFonts w:ascii="Times New Roman" w:hAnsi="Times New Roman" w:cs="Times New Roman"/>
            <w:szCs w:val="24"/>
          </w:rPr>
          <w:delText xml:space="preserve"> </w:delText>
        </w:r>
        <w:r w:rsidR="007341C2" w:rsidDel="00AB5E9D">
          <w:rPr>
            <w:rFonts w:ascii="Times New Roman" w:hAnsi="Times New Roman" w:cs="Times New Roman" w:hint="eastAsia"/>
            <w:szCs w:val="24"/>
          </w:rPr>
          <w:delText>[7]</w:delText>
        </w:r>
        <w:r w:rsidR="00D8412F" w:rsidRPr="00BA2915" w:rsidDel="00AB5E9D">
          <w:rPr>
            <w:rFonts w:ascii="Times New Roman" w:hAnsi="Times New Roman" w:cs="Times New Roman"/>
            <w:szCs w:val="24"/>
          </w:rPr>
          <w:delText xml:space="preserve"> considered weather </w:delText>
        </w:r>
        <w:r w:rsidR="00FC5C9B" w:rsidDel="00AB5E9D">
          <w:rPr>
            <w:rFonts w:ascii="Times New Roman" w:hAnsi="Times New Roman" w:cs="Times New Roman" w:hint="eastAsia"/>
            <w:szCs w:val="24"/>
          </w:rPr>
          <w:delText xml:space="preserve">factors and use </w:delText>
        </w:r>
        <w:r w:rsidR="00FC5C9B" w:rsidRPr="007341C2" w:rsidDel="00AB5E9D">
          <w:rPr>
            <w:rFonts w:ascii="Times New Roman" w:hAnsi="Times New Roman" w:cs="Times New Roman"/>
            <w:i/>
            <w:szCs w:val="24"/>
          </w:rPr>
          <w:delText>K</w:delText>
        </w:r>
        <w:r w:rsidR="00FC5C9B" w:rsidRPr="00BA2915" w:rsidDel="00AB5E9D">
          <w:rPr>
            <w:rFonts w:ascii="Times New Roman" w:hAnsi="Times New Roman" w:cs="Times New Roman"/>
            <w:szCs w:val="24"/>
          </w:rPr>
          <w:delText xml:space="preserve"> nearest neighbor model </w:delText>
        </w:r>
        <w:r w:rsidR="00D8412F" w:rsidRPr="00BA2915" w:rsidDel="00AB5E9D">
          <w:rPr>
            <w:rFonts w:ascii="Times New Roman" w:hAnsi="Times New Roman" w:cs="Times New Roman"/>
            <w:szCs w:val="24"/>
          </w:rPr>
          <w:delText xml:space="preserve">to </w:delText>
        </w:r>
        <w:r w:rsidR="00FC5C9B" w:rsidDel="00AB5E9D">
          <w:rPr>
            <w:rFonts w:ascii="Times New Roman" w:hAnsi="Times New Roman" w:cs="Times New Roman" w:hint="eastAsia"/>
            <w:szCs w:val="24"/>
          </w:rPr>
          <w:delText xml:space="preserve">predict the </w:delText>
        </w:r>
        <w:r w:rsidR="00D8412F" w:rsidRPr="00BA2915" w:rsidDel="00AB5E9D">
          <w:rPr>
            <w:rFonts w:ascii="Times New Roman" w:hAnsi="Times New Roman" w:cs="Times New Roman"/>
            <w:szCs w:val="24"/>
          </w:rPr>
          <w:delText>travel time</w:delText>
        </w:r>
        <w:r w:rsidR="00FC5C9B" w:rsidDel="00AB5E9D">
          <w:rPr>
            <w:rFonts w:ascii="Times New Roman" w:hAnsi="Times New Roman" w:cs="Times New Roman" w:hint="eastAsia"/>
            <w:szCs w:val="24"/>
          </w:rPr>
          <w:delText>;</w:delText>
        </w:r>
        <w:r w:rsidR="00D8412F" w:rsidRPr="00BA2915" w:rsidDel="00AB5E9D">
          <w:rPr>
            <w:rFonts w:ascii="Times New Roman" w:hAnsi="Times New Roman" w:cs="Times New Roman"/>
            <w:szCs w:val="24"/>
          </w:rPr>
          <w:delText xml:space="preserve"> </w:delText>
        </w:r>
        <w:r w:rsidR="00FC5C9B" w:rsidDel="00AB5E9D">
          <w:rPr>
            <w:rFonts w:ascii="Times New Roman" w:hAnsi="Times New Roman" w:cs="Times New Roman" w:hint="eastAsia"/>
            <w:szCs w:val="24"/>
          </w:rPr>
          <w:delText xml:space="preserve">obviously, it </w:delText>
        </w:r>
        <w:r w:rsidR="00D8412F" w:rsidRPr="00BA2915" w:rsidDel="00AB5E9D">
          <w:rPr>
            <w:rFonts w:ascii="Times New Roman" w:hAnsi="Times New Roman" w:cs="Times New Roman"/>
            <w:szCs w:val="24"/>
          </w:rPr>
          <w:delText xml:space="preserve">is reasonable </w:delText>
        </w:r>
        <w:r w:rsidR="00FC5C9B" w:rsidDel="00AB5E9D">
          <w:rPr>
            <w:rFonts w:ascii="Times New Roman" w:hAnsi="Times New Roman" w:cs="Times New Roman" w:hint="eastAsia"/>
            <w:szCs w:val="24"/>
          </w:rPr>
          <w:delText xml:space="preserve">to adopt the weather factor in the prediction, in addition to the data collected from ETC system. </w:delText>
        </w:r>
        <w:r w:rsidR="00D8412F" w:rsidRPr="00BA2915" w:rsidDel="00AB5E9D">
          <w:rPr>
            <w:rFonts w:ascii="Times New Roman" w:hAnsi="Times New Roman" w:cs="Times New Roman"/>
            <w:szCs w:val="24"/>
          </w:rPr>
          <w:delText>Recently, Zhang &amp; Haghani</w:delText>
        </w:r>
        <w:r w:rsidR="00FC5C9B" w:rsidDel="00AB5E9D">
          <w:rPr>
            <w:rFonts w:ascii="Times New Roman" w:hAnsi="Times New Roman" w:cs="Times New Roman" w:hint="eastAsia"/>
            <w:szCs w:val="24"/>
          </w:rPr>
          <w:delText xml:space="preserve"> </w:delText>
        </w:r>
        <w:r w:rsidR="007341C2" w:rsidDel="00AB5E9D">
          <w:rPr>
            <w:rFonts w:ascii="Times New Roman" w:hAnsi="Times New Roman" w:cs="Times New Roman" w:hint="eastAsia"/>
            <w:szCs w:val="24"/>
          </w:rPr>
          <w:delText xml:space="preserve">[8] </w:delText>
        </w:r>
        <w:r w:rsidR="00FC5C9B" w:rsidDel="00AB5E9D">
          <w:rPr>
            <w:rFonts w:ascii="Times New Roman" w:hAnsi="Times New Roman" w:cs="Times New Roman" w:hint="eastAsia"/>
            <w:szCs w:val="24"/>
          </w:rPr>
          <w:delText xml:space="preserve">and </w:delText>
        </w:r>
        <w:r w:rsidR="00637818" w:rsidRPr="00DB56BF" w:rsidDel="00AB5E9D">
          <w:rPr>
            <w:rFonts w:ascii="Times New Roman" w:hAnsi="Times New Roman" w:cs="Times New Roman"/>
          </w:rPr>
          <w:delText>Li &amp; Bai</w:delText>
        </w:r>
        <w:r w:rsidR="00FC5C9B" w:rsidDel="00AB5E9D">
          <w:rPr>
            <w:rFonts w:ascii="Times New Roman" w:hAnsi="Times New Roman" w:cs="Times New Roman" w:hint="eastAsia"/>
          </w:rPr>
          <w:delText xml:space="preserve"> </w:delText>
        </w:r>
        <w:r w:rsidR="007341C2" w:rsidDel="00AB5E9D">
          <w:rPr>
            <w:rFonts w:ascii="Times New Roman" w:hAnsi="Times New Roman" w:cs="Times New Roman" w:hint="eastAsia"/>
          </w:rPr>
          <w:delText>[9]</w:delText>
        </w:r>
        <w:r w:rsidR="00FC5C9B" w:rsidDel="00AB5E9D">
          <w:rPr>
            <w:rFonts w:ascii="Times New Roman" w:hAnsi="Times New Roman" w:cs="Times New Roman" w:hint="eastAsia"/>
            <w:szCs w:val="24"/>
          </w:rPr>
          <w:delText xml:space="preserve"> use </w:delText>
        </w:r>
        <w:r w:rsidR="00FC5C9B" w:rsidRPr="00BA2915" w:rsidDel="00AB5E9D">
          <w:rPr>
            <w:rFonts w:ascii="Times New Roman" w:hAnsi="Times New Roman" w:cs="Times New Roman"/>
            <w:szCs w:val="24"/>
          </w:rPr>
          <w:delText xml:space="preserve">Gradient Boosting Regression Tree (GBRT) </w:delText>
        </w:r>
        <w:r w:rsidR="00FC5C9B" w:rsidDel="00AB5E9D">
          <w:rPr>
            <w:rFonts w:ascii="Times New Roman" w:hAnsi="Times New Roman" w:cs="Times New Roman" w:hint="eastAsia"/>
            <w:szCs w:val="24"/>
          </w:rPr>
          <w:delText xml:space="preserve">for </w:delText>
        </w:r>
        <w:r w:rsidR="00FC5C9B" w:rsidDel="00AB5E9D">
          <w:rPr>
            <w:rFonts w:ascii="Times New Roman" w:hAnsi="Times New Roman" w:cs="Times New Roman"/>
            <w:szCs w:val="24"/>
          </w:rPr>
          <w:delText>predicting</w:delText>
        </w:r>
        <w:r w:rsidR="00FC5C9B" w:rsidDel="00AB5E9D">
          <w:rPr>
            <w:rFonts w:ascii="Times New Roman" w:hAnsi="Times New Roman" w:cs="Times New Roman" w:hint="eastAsia"/>
            <w:szCs w:val="24"/>
          </w:rPr>
          <w:delText xml:space="preserve"> </w:delText>
        </w:r>
        <w:r w:rsidR="00FC5C9B" w:rsidRPr="00BA2915" w:rsidDel="00AB5E9D">
          <w:rPr>
            <w:rFonts w:ascii="Times New Roman" w:hAnsi="Times New Roman" w:cs="Times New Roman"/>
            <w:szCs w:val="24"/>
          </w:rPr>
          <w:delText>travel time</w:delText>
        </w:r>
        <w:r w:rsidR="00D8412F" w:rsidRPr="00BA2915" w:rsidDel="00AB5E9D">
          <w:rPr>
            <w:rFonts w:ascii="Times New Roman" w:hAnsi="Times New Roman" w:cs="Times New Roman"/>
            <w:szCs w:val="24"/>
          </w:rPr>
          <w:delText xml:space="preserve">. Unlike the black-box method, </w:delText>
        </w:r>
        <w:r w:rsidR="00FC5C9B" w:rsidDel="00AB5E9D">
          <w:rPr>
            <w:rFonts w:ascii="Times New Roman" w:hAnsi="Times New Roman" w:cs="Times New Roman" w:hint="eastAsia"/>
            <w:szCs w:val="24"/>
          </w:rPr>
          <w:delText xml:space="preserve">like neural network, </w:delText>
        </w:r>
        <w:r w:rsidR="00D8412F" w:rsidRPr="00BA2915" w:rsidDel="00AB5E9D">
          <w:rPr>
            <w:rFonts w:ascii="Times New Roman" w:hAnsi="Times New Roman" w:cs="Times New Roman"/>
            <w:szCs w:val="24"/>
          </w:rPr>
          <w:delText xml:space="preserve">GBRT have the explanation ability to show </w:delText>
        </w:r>
        <w:r w:rsidR="00DD432A" w:rsidDel="00AB5E9D">
          <w:rPr>
            <w:rFonts w:ascii="Times New Roman" w:hAnsi="Times New Roman" w:cs="Times New Roman" w:hint="eastAsia"/>
            <w:szCs w:val="24"/>
          </w:rPr>
          <w:delText xml:space="preserve">the </w:delText>
        </w:r>
        <w:r w:rsidR="00D8412F" w:rsidRPr="00BA2915" w:rsidDel="00AB5E9D">
          <w:rPr>
            <w:rFonts w:ascii="Times New Roman" w:hAnsi="Times New Roman" w:cs="Times New Roman"/>
            <w:szCs w:val="24"/>
          </w:rPr>
          <w:delText>importan</w:delText>
        </w:r>
        <w:r w:rsidR="00DD432A" w:rsidDel="00AB5E9D">
          <w:rPr>
            <w:rFonts w:ascii="Times New Roman" w:hAnsi="Times New Roman" w:cs="Times New Roman" w:hint="eastAsia"/>
            <w:szCs w:val="24"/>
          </w:rPr>
          <w:delText xml:space="preserve">ce and its effects </w:delText>
        </w:r>
        <w:r w:rsidR="00D8412F" w:rsidRPr="00BA2915" w:rsidDel="00AB5E9D">
          <w:rPr>
            <w:rFonts w:ascii="Times New Roman" w:hAnsi="Times New Roman" w:cs="Times New Roman"/>
            <w:szCs w:val="24"/>
          </w:rPr>
          <w:delText xml:space="preserve">each feature </w:delText>
        </w:r>
        <w:r w:rsidR="00DD432A" w:rsidDel="00AB5E9D">
          <w:rPr>
            <w:rFonts w:ascii="Times New Roman" w:hAnsi="Times New Roman" w:cs="Times New Roman" w:hint="eastAsia"/>
            <w:szCs w:val="24"/>
          </w:rPr>
          <w:delText>has</w:delText>
        </w:r>
        <w:r w:rsidR="00D8412F" w:rsidRPr="00BA2915" w:rsidDel="00AB5E9D">
          <w:rPr>
            <w:rFonts w:ascii="Times New Roman" w:hAnsi="Times New Roman" w:cs="Times New Roman"/>
            <w:szCs w:val="24"/>
          </w:rPr>
          <w:delText xml:space="preserve">. </w:delText>
        </w:r>
      </w:del>
    </w:p>
    <w:p w:rsidR="00E066C9" w:rsidDel="00AB5E9D" w:rsidRDefault="00D8412F" w:rsidP="00D8412F">
      <w:pPr>
        <w:ind w:firstLine="360"/>
        <w:jc w:val="both"/>
        <w:rPr>
          <w:del w:id="65" w:author="ASUS" w:date="2018-06-06T12:10:00Z"/>
          <w:rFonts w:ascii="Times New Roman" w:hAnsi="Times New Roman" w:cs="Times New Roman"/>
          <w:szCs w:val="24"/>
        </w:rPr>
      </w:pPr>
      <w:del w:id="66" w:author="ASUS" w:date="2018-06-06T12:10:00Z">
        <w:r w:rsidRPr="00BA2915" w:rsidDel="00AB5E9D">
          <w:rPr>
            <w:rFonts w:ascii="Times New Roman" w:hAnsi="Times New Roman" w:cs="Times New Roman"/>
          </w:rPr>
          <w:delText xml:space="preserve">These literatures discussed how to use different </w:delText>
        </w:r>
        <w:r w:rsidR="00DD432A" w:rsidDel="00AB5E9D">
          <w:rPr>
            <w:rFonts w:ascii="Times New Roman" w:hAnsi="Times New Roman" w:cs="Times New Roman" w:hint="eastAsia"/>
          </w:rPr>
          <w:delText>methods</w:delText>
        </w:r>
        <w:r w:rsidRPr="00BA2915" w:rsidDel="00AB5E9D">
          <w:rPr>
            <w:rFonts w:ascii="Times New Roman" w:hAnsi="Times New Roman" w:cs="Times New Roman"/>
          </w:rPr>
          <w:delText xml:space="preserve"> to </w:delText>
        </w:r>
        <w:r w:rsidR="00DF09C8" w:rsidDel="00AB5E9D">
          <w:rPr>
            <w:rFonts w:ascii="Times New Roman" w:hAnsi="Times New Roman" w:cs="Times New Roman" w:hint="eastAsia"/>
          </w:rPr>
          <w:delText xml:space="preserve">predict the </w:delText>
        </w:r>
        <w:r w:rsidRPr="00BA2915" w:rsidDel="00AB5E9D">
          <w:rPr>
            <w:rFonts w:ascii="Times New Roman" w:hAnsi="Times New Roman" w:cs="Times New Roman"/>
          </w:rPr>
          <w:delText>travel time</w:delText>
        </w:r>
        <w:r w:rsidR="00DF09C8" w:rsidDel="00AB5E9D">
          <w:rPr>
            <w:rFonts w:ascii="Times New Roman" w:hAnsi="Times New Roman" w:cs="Times New Roman" w:hint="eastAsia"/>
          </w:rPr>
          <w:delText xml:space="preserve">. </w:delText>
        </w:r>
        <w:r w:rsidR="004F456B" w:rsidDel="00AB5E9D">
          <w:rPr>
            <w:rFonts w:ascii="Times New Roman" w:hAnsi="Times New Roman" w:cs="Times New Roman" w:hint="eastAsia"/>
          </w:rPr>
          <w:delText>B</w:delText>
        </w:r>
        <w:r w:rsidRPr="00BA2915" w:rsidDel="00AB5E9D">
          <w:rPr>
            <w:rFonts w:ascii="Times New Roman" w:hAnsi="Times New Roman" w:cs="Times New Roman"/>
          </w:rPr>
          <w:delText>ut t</w:delText>
        </w:r>
        <w:r w:rsidRPr="00BA2915" w:rsidDel="00AB5E9D">
          <w:rPr>
            <w:rFonts w:ascii="Times New Roman" w:hAnsi="Times New Roman" w:cs="Times New Roman"/>
            <w:szCs w:val="24"/>
          </w:rPr>
          <w:delText xml:space="preserve">he traffic system is complex and the traffic flow </w:delText>
        </w:r>
        <w:r w:rsidR="004F456B" w:rsidDel="00AB5E9D">
          <w:rPr>
            <w:rFonts w:ascii="Times New Roman" w:hAnsi="Times New Roman" w:cs="Times New Roman" w:hint="eastAsia"/>
            <w:szCs w:val="24"/>
          </w:rPr>
          <w:delText>may</w:delText>
        </w:r>
        <w:r w:rsidRPr="00BA2915" w:rsidDel="00AB5E9D">
          <w:rPr>
            <w:rFonts w:ascii="Times New Roman" w:hAnsi="Times New Roman" w:cs="Times New Roman"/>
            <w:szCs w:val="24"/>
          </w:rPr>
          <w:delText xml:space="preserve"> be </w:delText>
        </w:r>
        <w:r w:rsidR="004F456B" w:rsidRPr="00BA2915" w:rsidDel="00AB5E9D">
          <w:rPr>
            <w:rFonts w:ascii="Times New Roman" w:hAnsi="Times New Roman" w:cs="Times New Roman"/>
            <w:szCs w:val="24"/>
          </w:rPr>
          <w:delText>affected</w:delText>
        </w:r>
        <w:r w:rsidRPr="00BA2915" w:rsidDel="00AB5E9D">
          <w:rPr>
            <w:rFonts w:ascii="Times New Roman" w:hAnsi="Times New Roman" w:cs="Times New Roman"/>
            <w:szCs w:val="24"/>
          </w:rPr>
          <w:delText xml:space="preserve"> by many factors</w:delText>
        </w:r>
        <w:r w:rsidR="00DD432A" w:rsidDel="00AB5E9D">
          <w:rPr>
            <w:rFonts w:ascii="Times New Roman" w:hAnsi="Times New Roman" w:cs="Times New Roman" w:hint="eastAsia"/>
            <w:szCs w:val="24"/>
          </w:rPr>
          <w:delText xml:space="preserve">, like the </w:delText>
        </w:r>
        <w:r w:rsidRPr="00BA2915" w:rsidDel="00AB5E9D">
          <w:rPr>
            <w:rFonts w:ascii="Times New Roman" w:hAnsi="Times New Roman" w:cs="Times New Roman"/>
            <w:szCs w:val="24"/>
          </w:rPr>
          <w:delText>bad weather,</w:delText>
        </w:r>
        <w:r w:rsidRPr="00BA2915" w:rsidDel="00AB5E9D">
          <w:rPr>
            <w:rFonts w:ascii="Times New Roman" w:hAnsi="Times New Roman" w:cs="Times New Roman"/>
          </w:rPr>
          <w:delText xml:space="preserve"> </w:delText>
        </w:r>
        <w:r w:rsidRPr="00BA2915" w:rsidDel="00AB5E9D">
          <w:rPr>
            <w:rFonts w:ascii="Times New Roman" w:hAnsi="Times New Roman" w:cs="Times New Roman"/>
            <w:szCs w:val="24"/>
          </w:rPr>
          <w:delText>holidays, and accidents</w:delText>
        </w:r>
        <w:r w:rsidR="00606F57" w:rsidDel="00AB5E9D">
          <w:rPr>
            <w:rFonts w:ascii="Times New Roman" w:hAnsi="Times New Roman" w:cs="Times New Roman" w:hint="eastAsia"/>
            <w:szCs w:val="24"/>
          </w:rPr>
          <w:delText xml:space="preserve">. </w:delText>
        </w:r>
        <w:r w:rsidRPr="00BA2915" w:rsidDel="00AB5E9D">
          <w:rPr>
            <w:rFonts w:ascii="Times New Roman" w:hAnsi="Times New Roman" w:cs="Times New Roman"/>
            <w:szCs w:val="24"/>
          </w:rPr>
          <w:delText xml:space="preserve">Travel time prediction model </w:delText>
        </w:r>
        <w:r w:rsidR="00606F57" w:rsidDel="00AB5E9D">
          <w:rPr>
            <w:rFonts w:ascii="Times New Roman" w:hAnsi="Times New Roman" w:cs="Times New Roman" w:hint="eastAsia"/>
            <w:szCs w:val="24"/>
          </w:rPr>
          <w:delText xml:space="preserve">should </w:delText>
        </w:r>
        <w:r w:rsidRPr="00BA2915" w:rsidDel="00AB5E9D">
          <w:rPr>
            <w:rFonts w:ascii="Times New Roman" w:hAnsi="Times New Roman" w:cs="Times New Roman"/>
            <w:szCs w:val="24"/>
          </w:rPr>
          <w:delText xml:space="preserve">incorporate these factors </w:delText>
        </w:r>
        <w:r w:rsidR="00606F57" w:rsidDel="00AB5E9D">
          <w:rPr>
            <w:rFonts w:ascii="Times New Roman" w:hAnsi="Times New Roman" w:cs="Times New Roman" w:hint="eastAsia"/>
            <w:szCs w:val="24"/>
          </w:rPr>
          <w:delText xml:space="preserve">in order to </w:delText>
        </w:r>
        <w:r w:rsidRPr="00BA2915" w:rsidDel="00AB5E9D">
          <w:rPr>
            <w:rFonts w:ascii="Times New Roman" w:hAnsi="Times New Roman" w:cs="Times New Roman"/>
            <w:szCs w:val="24"/>
          </w:rPr>
          <w:delText xml:space="preserve">provide accurate predictions </w:delText>
        </w:r>
        <w:r w:rsidR="000E2783" w:rsidDel="00AB5E9D">
          <w:rPr>
            <w:rFonts w:ascii="Times New Roman" w:hAnsi="Times New Roman" w:cs="Times New Roman" w:hint="eastAsia"/>
            <w:szCs w:val="24"/>
          </w:rPr>
          <w:delText>[10]</w:delText>
        </w:r>
        <w:r w:rsidRPr="00BA2915" w:rsidDel="00AB5E9D">
          <w:rPr>
            <w:rFonts w:ascii="Times New Roman" w:hAnsi="Times New Roman" w:cs="Times New Roman"/>
            <w:szCs w:val="24"/>
          </w:rPr>
          <w:delText xml:space="preserve">. In this </w:delText>
        </w:r>
        <w:r w:rsidR="00606F57" w:rsidDel="00AB5E9D">
          <w:rPr>
            <w:rFonts w:ascii="Times New Roman" w:hAnsi="Times New Roman" w:cs="Times New Roman" w:hint="eastAsia"/>
            <w:szCs w:val="24"/>
          </w:rPr>
          <w:delText>paper</w:delText>
        </w:r>
        <w:r w:rsidRPr="00BA2915" w:rsidDel="00AB5E9D">
          <w:rPr>
            <w:rFonts w:ascii="Times New Roman" w:hAnsi="Times New Roman" w:cs="Times New Roman"/>
            <w:szCs w:val="24"/>
          </w:rPr>
          <w:delText>, we designed a double-features</w:delText>
        </w:r>
        <w:r w:rsidR="00C11446" w:rsidRPr="00BA2915" w:rsidDel="00AB5E9D">
          <w:rPr>
            <w:rFonts w:ascii="Times New Roman" w:hAnsi="Times New Roman" w:cs="Times New Roman"/>
            <w:szCs w:val="24"/>
          </w:rPr>
          <w:delText xml:space="preserve"> </w:delText>
        </w:r>
        <w:r w:rsidR="00606F57" w:rsidDel="00AB5E9D">
          <w:rPr>
            <w:rFonts w:ascii="Times New Roman" w:hAnsi="Times New Roman" w:cs="Times New Roman" w:hint="eastAsia"/>
            <w:szCs w:val="24"/>
          </w:rPr>
          <w:delText xml:space="preserve">approach </w:delText>
        </w:r>
        <w:r w:rsidR="00C11446" w:rsidRPr="00BA2915" w:rsidDel="00AB5E9D">
          <w:rPr>
            <w:rFonts w:ascii="Times New Roman" w:hAnsi="Times New Roman" w:cs="Times New Roman"/>
            <w:szCs w:val="24"/>
          </w:rPr>
          <w:delText>(</w:delText>
        </w:r>
        <w:r w:rsidR="00606F57" w:rsidDel="00AB5E9D">
          <w:rPr>
            <w:rFonts w:ascii="Times New Roman" w:hAnsi="Times New Roman" w:cs="Times New Roman" w:hint="eastAsia"/>
            <w:szCs w:val="24"/>
          </w:rPr>
          <w:delText xml:space="preserve">called </w:delText>
        </w:r>
        <w:r w:rsidR="00C11446" w:rsidRPr="00BA2915" w:rsidDel="00AB5E9D">
          <w:rPr>
            <w:rFonts w:ascii="Times New Roman" w:hAnsi="Times New Roman" w:cs="Times New Roman"/>
            <w:szCs w:val="24"/>
          </w:rPr>
          <w:delText>DF</w:delText>
        </w:r>
        <w:r w:rsidR="00606F57" w:rsidDel="00AB5E9D">
          <w:rPr>
            <w:rFonts w:ascii="Times New Roman" w:hAnsi="Times New Roman" w:cs="Times New Roman" w:hint="eastAsia"/>
            <w:szCs w:val="24"/>
          </w:rPr>
          <w:delText>-approach hereafter</w:delText>
        </w:r>
        <w:r w:rsidR="00C11446" w:rsidRPr="00BA2915" w:rsidDel="00AB5E9D">
          <w:rPr>
            <w:rFonts w:ascii="Times New Roman" w:hAnsi="Times New Roman" w:cs="Times New Roman"/>
            <w:szCs w:val="24"/>
          </w:rPr>
          <w:delText>)</w:delText>
        </w:r>
        <w:r w:rsidR="00606F57" w:rsidDel="00AB5E9D">
          <w:rPr>
            <w:rFonts w:ascii="Times New Roman" w:hAnsi="Times New Roman" w:cs="Times New Roman" w:hint="eastAsia"/>
            <w:szCs w:val="24"/>
          </w:rPr>
          <w:delText xml:space="preserve">, which considers </w:delText>
        </w:r>
        <w:r w:rsidR="00047784" w:rsidRPr="00BA2915" w:rsidDel="00AB5E9D">
          <w:rPr>
            <w:rFonts w:ascii="Times New Roman" w:hAnsi="Times New Roman" w:cs="Times New Roman"/>
            <w:szCs w:val="24"/>
          </w:rPr>
          <w:delText xml:space="preserve">two </w:delText>
        </w:r>
        <w:r w:rsidR="00606F57" w:rsidDel="00AB5E9D">
          <w:rPr>
            <w:rFonts w:ascii="Times New Roman" w:hAnsi="Times New Roman" w:cs="Times New Roman" w:hint="eastAsia"/>
            <w:szCs w:val="24"/>
          </w:rPr>
          <w:delText xml:space="preserve">main </w:delText>
        </w:r>
        <w:r w:rsidR="00047784" w:rsidRPr="00BA2915" w:rsidDel="00AB5E9D">
          <w:rPr>
            <w:rFonts w:ascii="Times New Roman" w:hAnsi="Times New Roman" w:cs="Times New Roman"/>
            <w:szCs w:val="24"/>
          </w:rPr>
          <w:delText xml:space="preserve">features, </w:delText>
        </w:r>
        <w:r w:rsidR="00606F57" w:rsidDel="00AB5E9D">
          <w:rPr>
            <w:rFonts w:ascii="Times New Roman" w:hAnsi="Times New Roman" w:cs="Times New Roman" w:hint="eastAsia"/>
            <w:szCs w:val="24"/>
          </w:rPr>
          <w:delText xml:space="preserve">namely, </w:delText>
        </w:r>
        <w:r w:rsidR="00BE4358" w:rsidRPr="00BA2915" w:rsidDel="00AB5E9D">
          <w:rPr>
            <w:rFonts w:ascii="Times New Roman" w:hAnsi="Times New Roman" w:cs="Times New Roman"/>
            <w:szCs w:val="24"/>
          </w:rPr>
          <w:delText xml:space="preserve">current traffic </w:delText>
        </w:r>
        <w:r w:rsidRPr="00BA2915" w:rsidDel="00AB5E9D">
          <w:rPr>
            <w:rFonts w:ascii="Times New Roman" w:hAnsi="Times New Roman" w:cs="Times New Roman"/>
            <w:szCs w:val="24"/>
          </w:rPr>
          <w:delText xml:space="preserve"> and </w:delText>
        </w:r>
        <w:r w:rsidR="00A81717" w:rsidDel="00AB5E9D">
          <w:rPr>
            <w:rFonts w:ascii="Times New Roman" w:hAnsi="Times New Roman" w:cs="Times New Roman" w:hint="eastAsia"/>
            <w:szCs w:val="24"/>
          </w:rPr>
          <w:delText xml:space="preserve">current </w:delText>
        </w:r>
        <w:r w:rsidR="00606F57" w:rsidDel="00AB5E9D">
          <w:rPr>
            <w:rFonts w:ascii="Times New Roman" w:hAnsi="Times New Roman" w:cs="Times New Roman" w:hint="eastAsia"/>
            <w:szCs w:val="24"/>
          </w:rPr>
          <w:delText xml:space="preserve">weather </w:delText>
        </w:r>
        <w:r w:rsidR="00A81717" w:rsidDel="00AB5E9D">
          <w:rPr>
            <w:rFonts w:ascii="Times New Roman" w:hAnsi="Times New Roman" w:cs="Times New Roman" w:hint="eastAsia"/>
            <w:szCs w:val="24"/>
          </w:rPr>
          <w:delText>features</w:delText>
        </w:r>
        <w:r w:rsidR="00606F57" w:rsidDel="00AB5E9D">
          <w:rPr>
            <w:rFonts w:ascii="Times New Roman" w:hAnsi="Times New Roman" w:cs="Times New Roman" w:hint="eastAsia"/>
            <w:szCs w:val="24"/>
          </w:rPr>
          <w:delText xml:space="preserve">. Compared to the traditional ones, </w:delText>
        </w:r>
        <w:r w:rsidR="00A81717" w:rsidDel="00AB5E9D">
          <w:rPr>
            <w:rFonts w:ascii="Times New Roman" w:hAnsi="Times New Roman" w:cs="Times New Roman" w:hint="eastAsia"/>
            <w:szCs w:val="24"/>
          </w:rPr>
          <w:delText xml:space="preserve">DF approach </w:delText>
        </w:r>
        <w:r w:rsidR="00606F57" w:rsidDel="00AB5E9D">
          <w:rPr>
            <w:rFonts w:ascii="Times New Roman" w:hAnsi="Times New Roman" w:cs="Times New Roman" w:hint="eastAsia"/>
            <w:szCs w:val="24"/>
          </w:rPr>
          <w:delText>adopted four models</w:delText>
        </w:r>
        <w:r w:rsidR="00A81717" w:rsidDel="00AB5E9D">
          <w:rPr>
            <w:rFonts w:ascii="Times New Roman" w:hAnsi="Times New Roman" w:cs="Times New Roman" w:hint="eastAsia"/>
            <w:szCs w:val="24"/>
          </w:rPr>
          <w:delText>, namely, SVR</w:delText>
        </w:r>
        <w:r w:rsidR="00A81717" w:rsidDel="00AB5E9D">
          <w:rPr>
            <w:rFonts w:ascii="Times New Roman" w:hAnsi="Times New Roman" w:cs="Times New Roman" w:hint="eastAsia"/>
            <w:i/>
            <w:szCs w:val="24"/>
          </w:rPr>
          <w:delText xml:space="preserve">, </w:delText>
        </w:r>
        <w:r w:rsidR="00A81717" w:rsidDel="00AB5E9D">
          <w:rPr>
            <w:rFonts w:ascii="Times New Roman" w:hAnsi="Times New Roman" w:cs="Times New Roman" w:hint="eastAsia"/>
            <w:szCs w:val="24"/>
          </w:rPr>
          <w:delText xml:space="preserve">neural-network, GBRT, and </w:delText>
        </w:r>
        <w:r w:rsidR="00A81717" w:rsidRPr="007341C2" w:rsidDel="00AB5E9D">
          <w:rPr>
            <w:rFonts w:ascii="Times New Roman" w:hAnsi="Times New Roman" w:cs="Times New Roman"/>
            <w:i/>
            <w:szCs w:val="24"/>
          </w:rPr>
          <w:delText>K</w:delText>
        </w:r>
        <w:r w:rsidR="00A81717" w:rsidDel="00AB5E9D">
          <w:rPr>
            <w:rFonts w:ascii="Times New Roman" w:hAnsi="Times New Roman" w:cs="Times New Roman" w:hint="eastAsia"/>
            <w:szCs w:val="24"/>
          </w:rPr>
          <w:delText>-</w:delText>
        </w:r>
        <w:r w:rsidR="00A81717" w:rsidDel="00AB5E9D">
          <w:rPr>
            <w:rFonts w:ascii="Times New Roman" w:hAnsi="Times New Roman" w:cs="Times New Roman"/>
            <w:szCs w:val="24"/>
          </w:rPr>
          <w:delText>nearest</w:delText>
        </w:r>
        <w:r w:rsidR="00A81717" w:rsidDel="00AB5E9D">
          <w:rPr>
            <w:rFonts w:ascii="Times New Roman" w:hAnsi="Times New Roman" w:cs="Times New Roman" w:hint="eastAsia"/>
            <w:szCs w:val="24"/>
          </w:rPr>
          <w:delText>-</w:delText>
        </w:r>
        <w:r w:rsidR="00A81717" w:rsidDel="00AB5E9D">
          <w:rPr>
            <w:rFonts w:ascii="Times New Roman" w:hAnsi="Times New Roman" w:cs="Times New Roman"/>
            <w:szCs w:val="24"/>
          </w:rPr>
          <w:delText xml:space="preserve">neighbor, </w:delText>
        </w:r>
        <w:r w:rsidR="00A81717" w:rsidDel="00AB5E9D">
          <w:rPr>
            <w:rFonts w:ascii="Times New Roman" w:hAnsi="Times New Roman" w:cs="Times New Roman" w:hint="eastAsia"/>
            <w:szCs w:val="24"/>
          </w:rPr>
          <w:delText xml:space="preserve">in a time. Since of the limitation of each model and their precisions being varied for </w:delText>
        </w:r>
        <w:r w:rsidR="00A81717" w:rsidDel="00AB5E9D">
          <w:rPr>
            <w:rFonts w:ascii="Times New Roman" w:hAnsi="Times New Roman" w:cs="Times New Roman"/>
            <w:szCs w:val="24"/>
          </w:rPr>
          <w:delText>different</w:delText>
        </w:r>
        <w:r w:rsidR="00A81717" w:rsidDel="00AB5E9D">
          <w:rPr>
            <w:rFonts w:ascii="Times New Roman" w:hAnsi="Times New Roman" w:cs="Times New Roman" w:hint="eastAsia"/>
            <w:szCs w:val="24"/>
          </w:rPr>
          <w:delText xml:space="preserve"> data distribution, DF approach </w:delText>
        </w:r>
        <w:r w:rsidR="008E24AB" w:rsidDel="00AB5E9D">
          <w:rPr>
            <w:rFonts w:ascii="Times New Roman" w:hAnsi="Times New Roman" w:cs="Times New Roman" w:hint="eastAsia"/>
            <w:szCs w:val="24"/>
          </w:rPr>
          <w:delText>trains</w:delText>
        </w:r>
        <w:r w:rsidR="00A81717" w:rsidDel="00AB5E9D">
          <w:rPr>
            <w:rFonts w:ascii="Times New Roman" w:hAnsi="Times New Roman" w:cs="Times New Roman" w:hint="eastAsia"/>
            <w:szCs w:val="24"/>
          </w:rPr>
          <w:delText xml:space="preserve"> four model</w:delText>
        </w:r>
        <w:r w:rsidR="004F456B" w:rsidDel="00AB5E9D">
          <w:rPr>
            <w:rFonts w:ascii="Times New Roman" w:hAnsi="Times New Roman" w:cs="Times New Roman" w:hint="eastAsia"/>
            <w:szCs w:val="24"/>
          </w:rPr>
          <w:delText>s</w:delText>
        </w:r>
        <w:r w:rsidR="00A81717" w:rsidDel="00AB5E9D">
          <w:rPr>
            <w:rFonts w:ascii="Times New Roman" w:hAnsi="Times New Roman" w:cs="Times New Roman" w:hint="eastAsia"/>
            <w:szCs w:val="24"/>
          </w:rPr>
          <w:delText xml:space="preserve"> </w:delText>
        </w:r>
        <w:r w:rsidR="008E24AB" w:rsidDel="00AB5E9D">
          <w:rPr>
            <w:rFonts w:ascii="Times New Roman" w:hAnsi="Times New Roman" w:cs="Times New Roman" w:hint="eastAsia"/>
            <w:szCs w:val="24"/>
          </w:rPr>
          <w:delText xml:space="preserve">with the historical data, and finally selects the best one that has the highest precision. This paper adopted two precision criterion, namely, </w:delText>
        </w:r>
        <w:r w:rsidR="008E24AB" w:rsidRPr="00BA2915" w:rsidDel="00AB5E9D">
          <w:rPr>
            <w:rFonts w:ascii="Times New Roman" w:hAnsi="Times New Roman" w:cs="Times New Roman"/>
            <w:szCs w:val="24"/>
          </w:rPr>
          <w:delText>root mean squared error</w:delText>
        </w:r>
        <w:r w:rsidR="008E24AB" w:rsidDel="00AB5E9D">
          <w:rPr>
            <w:rFonts w:ascii="Times New Roman" w:hAnsi="Times New Roman" w:cs="Times New Roman" w:hint="eastAsia"/>
            <w:szCs w:val="24"/>
          </w:rPr>
          <w:delText xml:space="preserve"> (</w:delText>
        </w:r>
        <w:r w:rsidR="008E24AB" w:rsidRPr="00BA2915" w:rsidDel="00AB5E9D">
          <w:rPr>
            <w:rFonts w:ascii="Times New Roman" w:hAnsi="Times New Roman" w:cs="Times New Roman"/>
            <w:szCs w:val="24"/>
          </w:rPr>
          <w:delText>RMSE) and mean absolute percentage error</w:delText>
        </w:r>
        <w:r w:rsidR="008E24AB" w:rsidDel="00AB5E9D">
          <w:rPr>
            <w:rFonts w:ascii="Times New Roman" w:hAnsi="Times New Roman" w:cs="Times New Roman" w:hint="eastAsia"/>
            <w:szCs w:val="24"/>
          </w:rPr>
          <w:delText xml:space="preserve"> (MAPE)</w:delText>
        </w:r>
        <w:r w:rsidR="008E24AB" w:rsidRPr="00BA2915" w:rsidDel="00AB5E9D">
          <w:rPr>
            <w:rFonts w:ascii="Times New Roman" w:hAnsi="Times New Roman" w:cs="Times New Roman"/>
            <w:szCs w:val="24"/>
          </w:rPr>
          <w:delText xml:space="preserve">, which have been widely used for evaluating the </w:delText>
        </w:r>
        <w:r w:rsidR="008E24AB" w:rsidDel="00AB5E9D">
          <w:rPr>
            <w:rFonts w:ascii="Times New Roman" w:hAnsi="Times New Roman" w:cs="Times New Roman" w:hint="eastAsia"/>
            <w:szCs w:val="24"/>
          </w:rPr>
          <w:delText xml:space="preserve">precision of the </w:delText>
        </w:r>
        <w:r w:rsidR="008E24AB" w:rsidRPr="00BA2915" w:rsidDel="00AB5E9D">
          <w:rPr>
            <w:rFonts w:ascii="Times New Roman" w:hAnsi="Times New Roman" w:cs="Times New Roman"/>
            <w:szCs w:val="24"/>
          </w:rPr>
          <w:delText>prediction model</w:delText>
        </w:r>
        <w:r w:rsidR="00E03E24" w:rsidDel="00AB5E9D">
          <w:rPr>
            <w:rFonts w:ascii="Times New Roman" w:hAnsi="Times New Roman" w:cs="Times New Roman" w:hint="eastAsia"/>
            <w:szCs w:val="24"/>
          </w:rPr>
          <w:delText xml:space="preserve"> </w:delText>
        </w:r>
        <w:r w:rsidR="000E2783" w:rsidDel="00AB5E9D">
          <w:rPr>
            <w:rFonts w:ascii="Times New Roman" w:hAnsi="Times New Roman" w:cs="Times New Roman" w:hint="eastAsia"/>
            <w:szCs w:val="24"/>
          </w:rPr>
          <w:delText>[6, 9, 11]</w:delText>
        </w:r>
        <w:r w:rsidR="008E24AB" w:rsidDel="00AB5E9D">
          <w:rPr>
            <w:rFonts w:ascii="Times New Roman" w:hAnsi="Times New Roman" w:cs="Times New Roman" w:hint="eastAsia"/>
            <w:szCs w:val="24"/>
          </w:rPr>
          <w:delText xml:space="preserve">. </w:delText>
        </w:r>
        <w:r w:rsidR="00E03E24" w:rsidRPr="00BA2915" w:rsidDel="00AB5E9D">
          <w:rPr>
            <w:rFonts w:ascii="Times New Roman" w:hAnsi="Times New Roman" w:cs="Times New Roman"/>
            <w:szCs w:val="24"/>
          </w:rPr>
          <w:delText>To demonstrate the effectiveness of the proposed approach, we conduct</w:delText>
        </w:r>
        <w:r w:rsidR="00E03E24" w:rsidDel="00AB5E9D">
          <w:rPr>
            <w:rFonts w:ascii="Times New Roman" w:hAnsi="Times New Roman" w:cs="Times New Roman" w:hint="eastAsia"/>
            <w:szCs w:val="24"/>
          </w:rPr>
          <w:delText>ed</w:delText>
        </w:r>
        <w:r w:rsidR="00E03E24" w:rsidRPr="00BA2915" w:rsidDel="00AB5E9D">
          <w:rPr>
            <w:rFonts w:ascii="Times New Roman" w:hAnsi="Times New Roman" w:cs="Times New Roman"/>
            <w:szCs w:val="24"/>
          </w:rPr>
          <w:delText xml:space="preserve"> </w:delText>
        </w:r>
        <w:r w:rsidR="00E03E24" w:rsidDel="00AB5E9D">
          <w:rPr>
            <w:rFonts w:ascii="Times New Roman" w:hAnsi="Times New Roman" w:cs="Times New Roman" w:hint="eastAsia"/>
            <w:szCs w:val="24"/>
          </w:rPr>
          <w:delText xml:space="preserve">many </w:delText>
        </w:r>
        <w:r w:rsidR="00E03E24" w:rsidRPr="00BA2915" w:rsidDel="00AB5E9D">
          <w:rPr>
            <w:rFonts w:ascii="Times New Roman" w:hAnsi="Times New Roman" w:cs="Times New Roman"/>
            <w:szCs w:val="24"/>
          </w:rPr>
          <w:delText>experiments with KDDC</w:delText>
        </w:r>
        <w:r w:rsidR="00B55B95" w:rsidDel="00AB5E9D">
          <w:rPr>
            <w:rFonts w:ascii="Times New Roman" w:hAnsi="Times New Roman" w:cs="Times New Roman" w:hint="eastAsia"/>
            <w:szCs w:val="24"/>
          </w:rPr>
          <w:delText>up</w:delText>
        </w:r>
        <w:r w:rsidR="00E03E24" w:rsidRPr="00BA2915" w:rsidDel="00AB5E9D">
          <w:rPr>
            <w:rFonts w:ascii="Times New Roman" w:hAnsi="Times New Roman" w:cs="Times New Roman"/>
            <w:szCs w:val="24"/>
          </w:rPr>
          <w:delText xml:space="preserve"> 2017’s traffic-flow prediction dataset.</w:delText>
        </w:r>
        <w:r w:rsidR="00E03E24" w:rsidDel="00AB5E9D">
          <w:rPr>
            <w:rFonts w:ascii="Times New Roman" w:hAnsi="Times New Roman" w:cs="Times New Roman" w:hint="eastAsia"/>
            <w:szCs w:val="24"/>
          </w:rPr>
          <w:delText xml:space="preserve"> The results show that the proposed method outperforms all the other methods</w:delText>
        </w:r>
        <w:r w:rsidR="00E066C9" w:rsidDel="00AB5E9D">
          <w:rPr>
            <w:rFonts w:ascii="Times New Roman" w:hAnsi="Times New Roman" w:cs="Times New Roman" w:hint="eastAsia"/>
            <w:szCs w:val="24"/>
          </w:rPr>
          <w:delText xml:space="preserve"> </w:delText>
        </w:r>
        <w:r w:rsidR="002F6A7F" w:rsidRPr="00BA2915" w:rsidDel="00AB5E9D">
          <w:rPr>
            <w:rFonts w:ascii="Times New Roman" w:hAnsi="Times New Roman" w:cs="Times New Roman"/>
            <w:szCs w:val="24"/>
          </w:rPr>
          <w:delText xml:space="preserve">in </w:delText>
        </w:r>
        <w:r w:rsidR="00E066C9" w:rsidDel="00AB5E9D">
          <w:rPr>
            <w:rFonts w:ascii="Times New Roman" w:hAnsi="Times New Roman" w:cs="Times New Roman" w:hint="eastAsia"/>
            <w:szCs w:val="24"/>
          </w:rPr>
          <w:delText xml:space="preserve">most conditions. </w:delText>
        </w:r>
      </w:del>
    </w:p>
    <w:p w:rsidR="00D8412F" w:rsidRPr="00BA2915" w:rsidRDefault="00D8412F" w:rsidP="00D8412F">
      <w:pPr>
        <w:ind w:firstLine="360"/>
        <w:jc w:val="both"/>
        <w:rPr>
          <w:rFonts w:ascii="Times New Roman" w:hAnsi="Times New Roman" w:cs="Times New Roman"/>
          <w:szCs w:val="24"/>
        </w:rPr>
      </w:pPr>
    </w:p>
    <w:p w:rsidR="00D8412F" w:rsidRDefault="00841685" w:rsidP="007341C2">
      <w:pPr>
        <w:pStyle w:val="Content2"/>
        <w:numPr>
          <w:ilvl w:val="0"/>
          <w:numId w:val="0"/>
        </w:numPr>
      </w:pPr>
      <w:bookmarkStart w:id="67" w:name="_Toc502054980"/>
      <w:r>
        <w:rPr>
          <w:rFonts w:hint="eastAsia"/>
        </w:rPr>
        <w:t xml:space="preserve">2. </w:t>
      </w:r>
      <w:r w:rsidR="00D8412F" w:rsidRPr="00BA2915">
        <w:t>M</w:t>
      </w:r>
      <w:r w:rsidR="00E066C9">
        <w:rPr>
          <w:rFonts w:hint="eastAsia"/>
        </w:rPr>
        <w:t xml:space="preserve">aterial </w:t>
      </w:r>
      <w:del w:id="68" w:author="ASUS" w:date="2018-06-06T12:10:00Z">
        <w:r w:rsidR="00E066C9" w:rsidDel="00AB5E9D">
          <w:rPr>
            <w:rFonts w:hint="eastAsia"/>
          </w:rPr>
          <w:delText>and Method</w:delText>
        </w:r>
      </w:del>
      <w:bookmarkEnd w:id="67"/>
    </w:p>
    <w:p w:rsidR="00E066C9" w:rsidRDefault="00E066C9" w:rsidP="007341C2">
      <w:pPr>
        <w:widowControl/>
        <w:jc w:val="both"/>
        <w:rPr>
          <w:rFonts w:ascii="Times New Roman" w:hAnsi="Times New Roman" w:cs="Times New Roman"/>
          <w:szCs w:val="24"/>
        </w:rPr>
      </w:pPr>
      <w:r>
        <w:rPr>
          <w:rFonts w:ascii="Times New Roman" w:hAnsi="Times New Roman" w:cs="Times New Roman" w:hint="eastAsia"/>
          <w:szCs w:val="24"/>
        </w:rPr>
        <w:t>2.1. Collected traffic data set</w:t>
      </w:r>
      <w:r w:rsidR="000A464E">
        <w:rPr>
          <w:rFonts w:ascii="Times New Roman" w:hAnsi="Times New Roman" w:cs="Times New Roman" w:hint="eastAsia"/>
          <w:szCs w:val="24"/>
        </w:rPr>
        <w:t xml:space="preserve"> and its preprocessing</w:t>
      </w:r>
    </w:p>
    <w:p w:rsidR="00E066C9" w:rsidRPr="003861FE" w:rsidRDefault="00E066C9">
      <w:pPr>
        <w:widowControl/>
        <w:ind w:firstLine="360"/>
        <w:jc w:val="both"/>
        <w:rPr>
          <w:rFonts w:ascii="Times New Roman" w:hAnsi="Times New Roman" w:cs="Times New Roman"/>
          <w:szCs w:val="24"/>
        </w:rPr>
      </w:pPr>
      <w:r>
        <w:rPr>
          <w:rFonts w:ascii="Times New Roman" w:hAnsi="Times New Roman" w:cs="Times New Roman" w:hint="eastAsia"/>
          <w:szCs w:val="24"/>
        </w:rPr>
        <w:t xml:space="preserve">Since of the advance of internet of things, the data collection is </w:t>
      </w:r>
      <w:r w:rsidR="004F456B">
        <w:rPr>
          <w:rFonts w:ascii="Times New Roman" w:hAnsi="Times New Roman" w:cs="Times New Roman" w:hint="eastAsia"/>
          <w:szCs w:val="24"/>
        </w:rPr>
        <w:t xml:space="preserve">easier </w:t>
      </w:r>
      <w:r>
        <w:rPr>
          <w:rFonts w:ascii="Times New Roman" w:hAnsi="Times New Roman" w:cs="Times New Roman" w:hint="eastAsia"/>
          <w:szCs w:val="24"/>
        </w:rPr>
        <w:t xml:space="preserve">than ever. In most countries, they incorporate </w:t>
      </w:r>
      <w:r>
        <w:rPr>
          <w:rFonts w:ascii="Times New Roman" w:hAnsi="Times New Roman" w:cs="Times New Roman"/>
          <w:szCs w:val="24"/>
        </w:rPr>
        <w:t xml:space="preserve">ETC to reduce the workload of tollgates. </w:t>
      </w:r>
      <w:r>
        <w:rPr>
          <w:rFonts w:ascii="Times New Roman" w:hAnsi="Times New Roman" w:cs="Times New Roman" w:hint="eastAsia"/>
          <w:szCs w:val="24"/>
        </w:rPr>
        <w:t xml:space="preserve">The incorporation of ETC can also provide </w:t>
      </w:r>
      <w:r>
        <w:rPr>
          <w:rFonts w:ascii="Times New Roman" w:hAnsi="Times New Roman" w:cs="Times New Roman"/>
          <w:szCs w:val="24"/>
        </w:rPr>
        <w:t>the</w:t>
      </w:r>
      <w:r>
        <w:rPr>
          <w:rFonts w:ascii="Times New Roman" w:hAnsi="Times New Roman" w:cs="Times New Roman" w:hint="eastAsia"/>
          <w:szCs w:val="24"/>
        </w:rPr>
        <w:t xml:space="preserve"> information about the route of a </w:t>
      </w:r>
      <w:r w:rsidR="00C86DB6">
        <w:rPr>
          <w:rFonts w:ascii="Times New Roman" w:hAnsi="Times New Roman" w:cs="Times New Roman" w:hint="eastAsia"/>
          <w:szCs w:val="24"/>
        </w:rPr>
        <w:t>vehicle</w:t>
      </w:r>
      <w:r>
        <w:rPr>
          <w:rFonts w:ascii="Times New Roman" w:hAnsi="Times New Roman" w:cs="Times New Roman" w:hint="eastAsia"/>
          <w:szCs w:val="24"/>
        </w:rPr>
        <w:t xml:space="preserve"> along with its entry to the highway, the intersection</w:t>
      </w:r>
      <w:r w:rsidR="003861FE">
        <w:rPr>
          <w:rFonts w:ascii="Times New Roman" w:hAnsi="Times New Roman" w:cs="Times New Roman" w:hint="eastAsia"/>
          <w:szCs w:val="24"/>
        </w:rPr>
        <w:t xml:space="preserve"> and its exit from the highway. </w:t>
      </w:r>
      <w:r w:rsidR="003861FE" w:rsidRPr="00BA2915">
        <w:rPr>
          <w:rFonts w:ascii="Times New Roman" w:hAnsi="Times New Roman" w:cs="Times New Roman"/>
          <w:szCs w:val="24"/>
        </w:rPr>
        <w:t>Fig</w:t>
      </w:r>
      <w:r w:rsidR="003861FE">
        <w:rPr>
          <w:rFonts w:ascii="Times New Roman" w:hAnsi="Times New Roman" w:cs="Times New Roman" w:hint="eastAsia"/>
          <w:szCs w:val="24"/>
        </w:rPr>
        <w:t>ure 3</w:t>
      </w:r>
      <w:r w:rsidR="003861FE" w:rsidRPr="00BA2915">
        <w:rPr>
          <w:rFonts w:ascii="Times New Roman" w:hAnsi="Times New Roman" w:cs="Times New Roman"/>
          <w:szCs w:val="24"/>
        </w:rPr>
        <w:t xml:space="preserve"> shows the road network topology in </w:t>
      </w:r>
      <w:r w:rsidR="00C3464B">
        <w:rPr>
          <w:rFonts w:ascii="Times New Roman" w:hAnsi="Times New Roman" w:cs="Times New Roman" w:hint="eastAsia"/>
          <w:szCs w:val="24"/>
        </w:rPr>
        <w:t xml:space="preserve">a </w:t>
      </w:r>
      <w:r w:rsidR="003861FE" w:rsidRPr="00BA2915">
        <w:rPr>
          <w:rFonts w:ascii="Times New Roman" w:hAnsi="Times New Roman" w:cs="Times New Roman"/>
          <w:szCs w:val="24"/>
        </w:rPr>
        <w:t xml:space="preserve">target </w:t>
      </w:r>
      <w:r w:rsidR="00C3464B">
        <w:rPr>
          <w:rFonts w:ascii="Times New Roman" w:hAnsi="Times New Roman" w:cs="Times New Roman" w:hint="eastAsia"/>
          <w:szCs w:val="24"/>
        </w:rPr>
        <w:t>area</w:t>
      </w:r>
      <w:r w:rsidR="003861FE" w:rsidRPr="00BA2915">
        <w:rPr>
          <w:rFonts w:ascii="Times New Roman" w:hAnsi="Times New Roman" w:cs="Times New Roman"/>
          <w:szCs w:val="24"/>
        </w:rPr>
        <w:t xml:space="preserve">. </w:t>
      </w:r>
      <w:r w:rsidR="003861FE">
        <w:rPr>
          <w:rFonts w:ascii="Times New Roman" w:hAnsi="Times New Roman" w:cs="Times New Roman" w:hint="eastAsia"/>
          <w:szCs w:val="24"/>
        </w:rPr>
        <w:t xml:space="preserve">Figure 3(a) is a bird-eyes view for an area, where we can see the in-flow and out-flow of the </w:t>
      </w:r>
      <w:r w:rsidR="00C86DB6">
        <w:rPr>
          <w:rFonts w:ascii="Times New Roman" w:hAnsi="Times New Roman" w:cs="Times New Roman" w:hint="eastAsia"/>
          <w:szCs w:val="24"/>
        </w:rPr>
        <w:t>vehicle</w:t>
      </w:r>
      <w:r w:rsidR="003861FE">
        <w:rPr>
          <w:rFonts w:ascii="Times New Roman" w:hAnsi="Times New Roman" w:cs="Times New Roman" w:hint="eastAsia"/>
          <w:szCs w:val="24"/>
        </w:rPr>
        <w:t>s from their entries from inte</w:t>
      </w:r>
      <w:r w:rsidR="004F456B">
        <w:rPr>
          <w:rFonts w:ascii="Times New Roman" w:hAnsi="Times New Roman" w:cs="Times New Roman" w:hint="eastAsia"/>
          <w:szCs w:val="24"/>
        </w:rPr>
        <w:t>rsections, their travelling route</w:t>
      </w:r>
      <w:r w:rsidR="003861FE">
        <w:rPr>
          <w:rFonts w:ascii="Times New Roman" w:hAnsi="Times New Roman" w:cs="Times New Roman" w:hint="eastAsia"/>
          <w:szCs w:val="24"/>
        </w:rPr>
        <w:t xml:space="preserve">s </w:t>
      </w:r>
      <w:r w:rsidR="003861FE">
        <w:rPr>
          <w:rFonts w:ascii="Times New Roman" w:hAnsi="Times New Roman" w:cs="Times New Roman"/>
          <w:szCs w:val="24"/>
        </w:rPr>
        <w:t>across</w:t>
      </w:r>
      <w:r w:rsidR="003861FE">
        <w:rPr>
          <w:rFonts w:ascii="Times New Roman" w:hAnsi="Times New Roman" w:cs="Times New Roman" w:hint="eastAsia"/>
          <w:szCs w:val="24"/>
        </w:rPr>
        <w:t xml:space="preserve"> </w:t>
      </w:r>
      <w:r w:rsidR="003861FE">
        <w:rPr>
          <w:rFonts w:ascii="Times New Roman" w:hAnsi="Times New Roman" w:cs="Times New Roman"/>
          <w:szCs w:val="24"/>
        </w:rPr>
        <w:t>tollgates</w:t>
      </w:r>
      <w:r w:rsidR="003861FE">
        <w:rPr>
          <w:rFonts w:ascii="Times New Roman" w:hAnsi="Times New Roman" w:cs="Times New Roman" w:hint="eastAsia"/>
          <w:szCs w:val="24"/>
        </w:rPr>
        <w:t xml:space="preserve">, and their exit from intersections. In fact, the ETC is tracing the </w:t>
      </w:r>
      <w:r w:rsidR="00C86DB6">
        <w:rPr>
          <w:rFonts w:ascii="Times New Roman" w:hAnsi="Times New Roman" w:cs="Times New Roman" w:hint="eastAsia"/>
          <w:szCs w:val="24"/>
        </w:rPr>
        <w:t>vehicle</w:t>
      </w:r>
      <w:r w:rsidR="003861FE">
        <w:rPr>
          <w:rFonts w:ascii="Times New Roman" w:hAnsi="Times New Roman" w:cs="Times New Roman" w:hint="eastAsia"/>
          <w:szCs w:val="24"/>
        </w:rPr>
        <w:t xml:space="preserve"> in </w:t>
      </w:r>
      <w:r w:rsidR="00C3464B">
        <w:rPr>
          <w:rFonts w:ascii="Times New Roman" w:hAnsi="Times New Roman" w:cs="Times New Roman" w:hint="eastAsia"/>
          <w:szCs w:val="24"/>
        </w:rPr>
        <w:t xml:space="preserve">links (or </w:t>
      </w:r>
      <w:r w:rsidR="003861FE">
        <w:rPr>
          <w:rFonts w:ascii="Times New Roman" w:hAnsi="Times New Roman" w:cs="Times New Roman" w:hint="eastAsia"/>
          <w:szCs w:val="24"/>
        </w:rPr>
        <w:t>segments</w:t>
      </w:r>
      <w:r w:rsidR="00C3464B">
        <w:rPr>
          <w:rFonts w:ascii="Times New Roman" w:hAnsi="Times New Roman" w:cs="Times New Roman" w:hint="eastAsia"/>
          <w:szCs w:val="24"/>
        </w:rPr>
        <w:t>)</w:t>
      </w:r>
      <w:r w:rsidR="003861FE">
        <w:rPr>
          <w:rFonts w:ascii="Times New Roman" w:hAnsi="Times New Roman" w:cs="Times New Roman" w:hint="eastAsia"/>
          <w:szCs w:val="24"/>
        </w:rPr>
        <w:t>, each of which is around 100 meters. Fi</w:t>
      </w:r>
      <w:r w:rsidR="00C3464B">
        <w:rPr>
          <w:rFonts w:ascii="Times New Roman" w:hAnsi="Times New Roman" w:cs="Times New Roman" w:hint="eastAsia"/>
          <w:szCs w:val="24"/>
        </w:rPr>
        <w:t xml:space="preserve">gure 3(b) is the route of a </w:t>
      </w:r>
      <w:r w:rsidR="00C86DB6">
        <w:rPr>
          <w:rFonts w:ascii="Times New Roman" w:hAnsi="Times New Roman" w:cs="Times New Roman" w:hint="eastAsia"/>
          <w:szCs w:val="24"/>
        </w:rPr>
        <w:t>vehicle</w:t>
      </w:r>
      <w:r w:rsidR="00C3464B">
        <w:rPr>
          <w:rFonts w:ascii="Times New Roman" w:hAnsi="Times New Roman" w:cs="Times New Roman" w:hint="eastAsia"/>
          <w:szCs w:val="24"/>
        </w:rPr>
        <w:t>, which is composed by several links</w:t>
      </w:r>
      <w:r w:rsidR="004F456B">
        <w:rPr>
          <w:rFonts w:ascii="Times New Roman" w:hAnsi="Times New Roman" w:cs="Times New Roman" w:hint="eastAsia"/>
          <w:szCs w:val="24"/>
        </w:rPr>
        <w:t xml:space="preserve"> along the route</w:t>
      </w:r>
      <w:r w:rsidR="00C3464B">
        <w:rPr>
          <w:rFonts w:ascii="Times New Roman" w:hAnsi="Times New Roman" w:cs="Times New Roman" w:hint="eastAsia"/>
          <w:szCs w:val="24"/>
        </w:rPr>
        <w:t xml:space="preserve"> from intersection A to tollgate 1. </w:t>
      </w:r>
    </w:p>
    <w:p w:rsidR="003861FE" w:rsidRDefault="003861FE" w:rsidP="007341C2">
      <w:pPr>
        <w:widowControl/>
        <w:ind w:firstLineChars="250" w:firstLine="600"/>
        <w:jc w:val="both"/>
        <w:rPr>
          <w:rFonts w:ascii="Times New Roman" w:hAnsi="Times New Roman" w:cs="Times New Roman"/>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3"/>
        <w:gridCol w:w="4523"/>
      </w:tblGrid>
      <w:tr w:rsidR="003861FE" w:rsidTr="007341C2">
        <w:tc>
          <w:tcPr>
            <w:tcW w:w="4543" w:type="dxa"/>
            <w:shd w:val="clear" w:color="auto" w:fill="auto"/>
          </w:tcPr>
          <w:p w:rsidR="003861FE" w:rsidRDefault="003861FE" w:rsidP="00E066C9">
            <w:pPr>
              <w:widowControl/>
              <w:jc w:val="both"/>
              <w:rPr>
                <w:rFonts w:ascii="Times New Roman" w:hAnsi="Times New Roman" w:cs="Times New Roman"/>
                <w:szCs w:val="24"/>
              </w:rPr>
            </w:pPr>
            <w:r w:rsidRPr="00BA2915">
              <w:rPr>
                <w:rFonts w:ascii="Times New Roman" w:hAnsi="Times New Roman" w:cs="Times New Roman"/>
                <w:noProof/>
              </w:rPr>
              <w:lastRenderedPageBreak/>
              <w:drawing>
                <wp:inline distT="0" distB="0" distL="0" distR="0" wp14:anchorId="1C52D013" wp14:editId="3005267F">
                  <wp:extent cx="2747963" cy="1157287"/>
                  <wp:effectExtent l="0" t="0" r="0" b="5080"/>
                  <wp:docPr id="38" name="圖片 38" descr="https://img.alicdn.com/tps/TB1cEAlPFXXXXaBXFXXXXXXXXXX-86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alicdn.com/tps/TB1cEAlPFXXXXaBXFXXXXXXXXXX-865-45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648" cy="1161787"/>
                          </a:xfrm>
                          <a:prstGeom prst="rect">
                            <a:avLst/>
                          </a:prstGeom>
                          <a:noFill/>
                          <a:ln>
                            <a:noFill/>
                          </a:ln>
                        </pic:spPr>
                      </pic:pic>
                    </a:graphicData>
                  </a:graphic>
                </wp:inline>
              </w:drawing>
            </w:r>
          </w:p>
          <w:p w:rsidR="00367B27" w:rsidRDefault="00C3464B" w:rsidP="002C02BD">
            <w:pPr>
              <w:widowControl/>
              <w:jc w:val="center"/>
              <w:rPr>
                <w:rFonts w:ascii="Times New Roman" w:hAnsi="Times New Roman" w:cs="Times New Roman"/>
                <w:szCs w:val="24"/>
              </w:rPr>
            </w:pPr>
            <w:r>
              <w:rPr>
                <w:rFonts w:ascii="Times New Roman" w:hAnsi="Times New Roman" w:cs="Times New Roman" w:hint="eastAsia"/>
                <w:szCs w:val="24"/>
              </w:rPr>
              <w:t>(a</w:t>
            </w:r>
            <w:r w:rsidR="00765137">
              <w:rPr>
                <w:rFonts w:ascii="Times New Roman" w:hAnsi="Times New Roman" w:cs="Times New Roman" w:hint="eastAsia"/>
                <w:szCs w:val="24"/>
              </w:rPr>
              <w:t>)</w:t>
            </w:r>
          </w:p>
        </w:tc>
        <w:tc>
          <w:tcPr>
            <w:tcW w:w="4564" w:type="dxa"/>
            <w:shd w:val="clear" w:color="auto" w:fill="auto"/>
          </w:tcPr>
          <w:p w:rsidR="003861FE" w:rsidRDefault="003861FE" w:rsidP="00E066C9">
            <w:pPr>
              <w:widowControl/>
              <w:jc w:val="both"/>
              <w:rPr>
                <w:rFonts w:ascii="Times New Roman" w:hAnsi="Times New Roman" w:cs="Times New Roman"/>
                <w:szCs w:val="24"/>
              </w:rPr>
            </w:pPr>
          </w:p>
          <w:p w:rsidR="003861FE" w:rsidRDefault="003861FE" w:rsidP="00E066C9">
            <w:pPr>
              <w:widowControl/>
              <w:jc w:val="both"/>
              <w:rPr>
                <w:rFonts w:ascii="Times New Roman" w:hAnsi="Times New Roman" w:cs="Times New Roman"/>
                <w:szCs w:val="24"/>
              </w:rPr>
            </w:pPr>
            <w:r w:rsidRPr="00BA2915">
              <w:rPr>
                <w:rFonts w:ascii="Times New Roman" w:hAnsi="Times New Roman" w:cs="Times New Roman"/>
                <w:noProof/>
                <w:szCs w:val="24"/>
              </w:rPr>
              <w:drawing>
                <wp:inline distT="0" distB="0" distL="0" distR="0" wp14:anchorId="3D056158" wp14:editId="12742F95">
                  <wp:extent cx="2761519" cy="814387"/>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5579" cy="815584"/>
                          </a:xfrm>
                          <a:prstGeom prst="rect">
                            <a:avLst/>
                          </a:prstGeom>
                          <a:noFill/>
                        </pic:spPr>
                      </pic:pic>
                    </a:graphicData>
                  </a:graphic>
                </wp:inline>
              </w:drawing>
            </w:r>
          </w:p>
          <w:p w:rsidR="00C3464B" w:rsidRDefault="00C3464B" w:rsidP="007341C2">
            <w:pPr>
              <w:widowControl/>
              <w:jc w:val="center"/>
              <w:rPr>
                <w:rFonts w:ascii="Times New Roman" w:hAnsi="Times New Roman" w:cs="Times New Roman"/>
                <w:szCs w:val="24"/>
              </w:rPr>
            </w:pPr>
          </w:p>
          <w:p w:rsidR="003861FE" w:rsidRDefault="00C3464B" w:rsidP="007341C2">
            <w:pPr>
              <w:widowControl/>
              <w:jc w:val="center"/>
              <w:rPr>
                <w:rFonts w:ascii="Times New Roman" w:hAnsi="Times New Roman" w:cs="Times New Roman"/>
                <w:szCs w:val="24"/>
              </w:rPr>
            </w:pPr>
            <w:r>
              <w:rPr>
                <w:rFonts w:ascii="Times New Roman" w:hAnsi="Times New Roman" w:cs="Times New Roman" w:hint="eastAsia"/>
                <w:szCs w:val="24"/>
              </w:rPr>
              <w:t>(b)</w:t>
            </w:r>
          </w:p>
        </w:tc>
      </w:tr>
    </w:tbl>
    <w:p w:rsidR="00C3464B" w:rsidRDefault="00C3464B" w:rsidP="007341C2">
      <w:pPr>
        <w:widowControl/>
        <w:jc w:val="both"/>
        <w:rPr>
          <w:rFonts w:ascii="Times New Roman" w:hAnsi="Times New Roman" w:cs="Times New Roman"/>
          <w:szCs w:val="24"/>
        </w:rPr>
      </w:pPr>
      <w:r w:rsidRPr="00BA2915">
        <w:rPr>
          <w:rFonts w:ascii="Times New Roman" w:hAnsi="Times New Roman" w:cs="Times New Roman"/>
          <w:szCs w:val="24"/>
        </w:rPr>
        <w:t>Fig</w:t>
      </w:r>
      <w:r>
        <w:rPr>
          <w:rFonts w:ascii="Times New Roman" w:hAnsi="Times New Roman" w:cs="Times New Roman" w:hint="eastAsia"/>
          <w:szCs w:val="24"/>
        </w:rPr>
        <w:t xml:space="preserve">ure 3. The </w:t>
      </w:r>
      <w:r w:rsidRPr="00BA2915">
        <w:rPr>
          <w:rFonts w:ascii="Times New Roman" w:hAnsi="Times New Roman" w:cs="Times New Roman"/>
          <w:szCs w:val="24"/>
        </w:rPr>
        <w:t xml:space="preserve">road network topology in </w:t>
      </w:r>
      <w:r>
        <w:rPr>
          <w:rFonts w:ascii="Times New Roman" w:hAnsi="Times New Roman" w:cs="Times New Roman" w:hint="eastAsia"/>
          <w:szCs w:val="24"/>
        </w:rPr>
        <w:t xml:space="preserve">an area. </w:t>
      </w:r>
      <w:r w:rsidR="004F456B">
        <w:rPr>
          <w:rFonts w:ascii="Times New Roman" w:hAnsi="Times New Roman" w:cs="Times New Roman" w:hint="eastAsia"/>
          <w:szCs w:val="24"/>
        </w:rPr>
        <w:t>T</w:t>
      </w:r>
      <w:r>
        <w:rPr>
          <w:rFonts w:ascii="Times New Roman" w:hAnsi="Times New Roman" w:cs="Times New Roman" w:hint="eastAsia"/>
          <w:szCs w:val="24"/>
        </w:rPr>
        <w:t>he bird-eyes view for the area</w:t>
      </w:r>
      <w:r w:rsidR="004F456B">
        <w:rPr>
          <w:rFonts w:ascii="Times New Roman" w:hAnsi="Times New Roman" w:cs="Times New Roman" w:hint="eastAsia"/>
          <w:szCs w:val="24"/>
        </w:rPr>
        <w:t xml:space="preserve"> is shown in Figure 3</w:t>
      </w:r>
      <w:r>
        <w:rPr>
          <w:rFonts w:ascii="Times New Roman" w:hAnsi="Times New Roman" w:cs="Times New Roman" w:hint="eastAsia"/>
          <w:szCs w:val="24"/>
        </w:rPr>
        <w:t xml:space="preserve">(a); the links of a route traced by ETC is shown in </w:t>
      </w:r>
      <w:r w:rsidR="004F456B">
        <w:rPr>
          <w:rFonts w:ascii="Times New Roman" w:hAnsi="Times New Roman" w:cs="Times New Roman" w:hint="eastAsia"/>
          <w:szCs w:val="24"/>
        </w:rPr>
        <w:t xml:space="preserve">Figure </w:t>
      </w:r>
      <w:r>
        <w:rPr>
          <w:rFonts w:ascii="Times New Roman" w:hAnsi="Times New Roman" w:cs="Times New Roman" w:hint="eastAsia"/>
          <w:szCs w:val="24"/>
        </w:rPr>
        <w:t xml:space="preserve">3(b). </w:t>
      </w:r>
    </w:p>
    <w:p w:rsidR="00E066C9" w:rsidRDefault="00E066C9" w:rsidP="007341C2">
      <w:pPr>
        <w:widowControl/>
        <w:ind w:firstLineChars="250" w:firstLine="600"/>
        <w:jc w:val="both"/>
        <w:rPr>
          <w:rFonts w:ascii="Times New Roman" w:hAnsi="Times New Roman" w:cs="Times New Roman"/>
          <w:szCs w:val="24"/>
        </w:rPr>
      </w:pPr>
    </w:p>
    <w:p w:rsidR="00E066C9" w:rsidRPr="00BA2915" w:rsidRDefault="00C3464B">
      <w:pPr>
        <w:widowControl/>
        <w:ind w:firstLine="360"/>
        <w:jc w:val="both"/>
        <w:rPr>
          <w:rFonts w:ascii="Times New Roman" w:hAnsi="Times New Roman" w:cs="Times New Roman"/>
          <w:szCs w:val="24"/>
        </w:rPr>
      </w:pPr>
      <w:r>
        <w:rPr>
          <w:rFonts w:ascii="Times New Roman" w:hAnsi="Times New Roman" w:cs="Times New Roman" w:hint="eastAsia"/>
          <w:szCs w:val="24"/>
        </w:rPr>
        <w:t xml:space="preserve">Since ETC sensors are installed in a fixed location along the high way, the collected data is </w:t>
      </w:r>
      <w:r w:rsidR="004F456B">
        <w:rPr>
          <w:rFonts w:ascii="Times New Roman" w:hAnsi="Times New Roman" w:cs="Times New Roman" w:hint="eastAsia"/>
          <w:szCs w:val="24"/>
        </w:rPr>
        <w:t xml:space="preserve">from the </w:t>
      </w:r>
      <w:r w:rsidR="004F456B">
        <w:rPr>
          <w:rFonts w:ascii="Times New Roman" w:hAnsi="Times New Roman" w:cs="Times New Roman"/>
          <w:szCs w:val="24"/>
        </w:rPr>
        <w:t>dataset</w:t>
      </w:r>
      <w:r w:rsidR="004F456B">
        <w:rPr>
          <w:rFonts w:ascii="Times New Roman" w:hAnsi="Times New Roman" w:cs="Times New Roman" w:hint="eastAsia"/>
          <w:szCs w:val="24"/>
        </w:rPr>
        <w:t xml:space="preserve"> of</w:t>
      </w:r>
      <w:r w:rsidR="00367B27">
        <w:rPr>
          <w:rFonts w:ascii="Times New Roman" w:hAnsi="Times New Roman" w:cs="Times New Roman" w:hint="eastAsia"/>
          <w:szCs w:val="24"/>
        </w:rPr>
        <w:t xml:space="preserve"> the sensors</w:t>
      </w:r>
      <w:r w:rsidR="004F456B">
        <w:rPr>
          <w:rFonts w:ascii="Times New Roman" w:hAnsi="Times New Roman" w:cs="Times New Roman" w:hint="eastAsia"/>
          <w:szCs w:val="24"/>
        </w:rPr>
        <w:t xml:space="preserve"> without route consideration. The route connection will not show is the collection file from ETC</w:t>
      </w:r>
      <w:r w:rsidR="00367B27">
        <w:rPr>
          <w:rFonts w:ascii="Times New Roman" w:hAnsi="Times New Roman" w:cs="Times New Roman" w:hint="eastAsia"/>
          <w:szCs w:val="24"/>
        </w:rPr>
        <w:t>.</w:t>
      </w:r>
      <w:r>
        <w:rPr>
          <w:rFonts w:ascii="Times New Roman" w:hAnsi="Times New Roman" w:cs="Times New Roman" w:hint="eastAsia"/>
          <w:szCs w:val="24"/>
        </w:rPr>
        <w:t xml:space="preserve"> </w:t>
      </w:r>
      <w:r w:rsidR="00E066C9">
        <w:rPr>
          <w:rFonts w:ascii="Times New Roman" w:hAnsi="Times New Roman" w:cs="Times New Roman" w:hint="eastAsia"/>
          <w:szCs w:val="24"/>
        </w:rPr>
        <w:t>The paper u</w:t>
      </w:r>
      <w:r w:rsidR="00F2318C">
        <w:rPr>
          <w:rFonts w:ascii="Times New Roman" w:hAnsi="Times New Roman" w:cs="Times New Roman" w:hint="eastAsia"/>
          <w:szCs w:val="24"/>
        </w:rPr>
        <w:t>sed</w:t>
      </w:r>
      <w:r w:rsidR="00E066C9">
        <w:rPr>
          <w:rFonts w:ascii="Times New Roman" w:hAnsi="Times New Roman" w:cs="Times New Roman" w:hint="eastAsia"/>
          <w:szCs w:val="24"/>
        </w:rPr>
        <w:t xml:space="preserve"> </w:t>
      </w:r>
      <w:proofErr w:type="spellStart"/>
      <w:r w:rsidR="00E066C9" w:rsidRPr="00BA2915">
        <w:rPr>
          <w:rFonts w:ascii="Times New Roman" w:hAnsi="Times New Roman" w:cs="Times New Roman"/>
          <w:szCs w:val="24"/>
        </w:rPr>
        <w:t>K</w:t>
      </w:r>
      <w:r w:rsidR="00F2318C">
        <w:rPr>
          <w:rFonts w:ascii="Times New Roman" w:hAnsi="Times New Roman" w:cs="Times New Roman" w:hint="eastAsia"/>
          <w:szCs w:val="24"/>
        </w:rPr>
        <w:t>DD</w:t>
      </w:r>
      <w:r w:rsidR="00E066C9" w:rsidRPr="00BA2915">
        <w:rPr>
          <w:rFonts w:ascii="Times New Roman" w:hAnsi="Times New Roman" w:cs="Times New Roman"/>
          <w:szCs w:val="24"/>
        </w:rPr>
        <w:t>C</w:t>
      </w:r>
      <w:r w:rsidR="00F2318C">
        <w:rPr>
          <w:rFonts w:ascii="Times New Roman" w:hAnsi="Times New Roman" w:cs="Times New Roman" w:hint="eastAsia"/>
          <w:szCs w:val="24"/>
        </w:rPr>
        <w:t>up</w:t>
      </w:r>
      <w:proofErr w:type="spellEnd"/>
      <w:r w:rsidR="00E066C9" w:rsidRPr="00BA2915">
        <w:rPr>
          <w:rFonts w:ascii="Times New Roman" w:hAnsi="Times New Roman" w:cs="Times New Roman"/>
          <w:szCs w:val="24"/>
        </w:rPr>
        <w:t xml:space="preserve"> 2017’s traffic-flow prediction dataset</w:t>
      </w:r>
      <w:r w:rsidR="00367B27">
        <w:rPr>
          <w:rFonts w:ascii="Times New Roman" w:hAnsi="Times New Roman" w:cs="Times New Roman" w:hint="eastAsia"/>
          <w:szCs w:val="24"/>
        </w:rPr>
        <w:t xml:space="preserve"> </w:t>
      </w:r>
      <w:r w:rsidR="00367B27" w:rsidRPr="000E2783">
        <w:rPr>
          <w:rFonts w:ascii="Times New Roman" w:hAnsi="Times New Roman" w:cs="Times New Roman" w:hint="eastAsia"/>
          <w:szCs w:val="24"/>
        </w:rPr>
        <w:t>(</w:t>
      </w:r>
      <w:hyperlink r:id="rId12" w:history="1">
        <w:r w:rsidR="00367B27" w:rsidRPr="00765137">
          <w:rPr>
            <w:rStyle w:val="Hyperlink"/>
            <w:rFonts w:ascii="Times New Roman" w:hAnsi="Times New Roman" w:cs="Times New Roman"/>
            <w:szCs w:val="24"/>
          </w:rPr>
          <w:t>https://tianchi.aliyun.com/competition/information.htm?raceId=231597</w:t>
        </w:r>
      </w:hyperlink>
      <w:r w:rsidR="00367B27" w:rsidRPr="00765137">
        <w:rPr>
          <w:rFonts w:ascii="Times New Roman" w:hAnsi="Times New Roman" w:cs="Times New Roman" w:hint="eastAsia"/>
          <w:szCs w:val="24"/>
        </w:rPr>
        <w:t xml:space="preserve">) </w:t>
      </w:r>
      <w:r w:rsidR="000E2783" w:rsidRPr="00765137">
        <w:rPr>
          <w:rFonts w:ascii="Times New Roman" w:hAnsi="Times New Roman" w:cs="Times New Roman" w:hint="eastAsia"/>
          <w:szCs w:val="24"/>
        </w:rPr>
        <w:t>[1</w:t>
      </w:r>
      <w:r w:rsidR="000E2783">
        <w:rPr>
          <w:rFonts w:ascii="Times New Roman" w:hAnsi="Times New Roman" w:cs="Times New Roman" w:hint="eastAsia"/>
          <w:sz w:val="20"/>
          <w:szCs w:val="24"/>
        </w:rPr>
        <w:t xml:space="preserve">2] </w:t>
      </w:r>
      <w:r w:rsidR="00367B27">
        <w:rPr>
          <w:rFonts w:ascii="Times New Roman" w:hAnsi="Times New Roman" w:cs="Times New Roman" w:hint="eastAsia"/>
          <w:szCs w:val="24"/>
        </w:rPr>
        <w:t xml:space="preserve">in an area in China, </w:t>
      </w:r>
      <w:r w:rsidR="00E066C9" w:rsidRPr="00BA2915">
        <w:rPr>
          <w:rFonts w:ascii="Times New Roman" w:hAnsi="Times New Roman" w:cs="Times New Roman"/>
          <w:szCs w:val="24"/>
        </w:rPr>
        <w:t xml:space="preserve">containing the information of </w:t>
      </w:r>
      <w:r w:rsidR="00367B27">
        <w:rPr>
          <w:rFonts w:ascii="Times New Roman" w:hAnsi="Times New Roman" w:cs="Times New Roman" w:hint="eastAsia"/>
          <w:szCs w:val="24"/>
        </w:rPr>
        <w:t xml:space="preserve">the route, passing time, and weather </w:t>
      </w:r>
      <w:r w:rsidR="00367B27">
        <w:rPr>
          <w:rFonts w:ascii="Times New Roman" w:hAnsi="Times New Roman" w:cs="Times New Roman"/>
          <w:szCs w:val="24"/>
        </w:rPr>
        <w:t>along</w:t>
      </w:r>
      <w:r w:rsidR="00367B27">
        <w:rPr>
          <w:rFonts w:ascii="Times New Roman" w:hAnsi="Times New Roman" w:cs="Times New Roman" w:hint="eastAsia"/>
          <w:szCs w:val="24"/>
        </w:rPr>
        <w:t xml:space="preserve"> the </w:t>
      </w:r>
      <w:r w:rsidR="00E066C9" w:rsidRPr="00BA2915">
        <w:rPr>
          <w:rFonts w:ascii="Times New Roman" w:hAnsi="Times New Roman" w:cs="Times New Roman"/>
          <w:szCs w:val="24"/>
        </w:rPr>
        <w:t>highway</w:t>
      </w:r>
      <w:r w:rsidR="00367B27">
        <w:rPr>
          <w:rFonts w:ascii="Times New Roman" w:hAnsi="Times New Roman" w:cs="Times New Roman" w:hint="eastAsia"/>
          <w:szCs w:val="24"/>
        </w:rPr>
        <w:t xml:space="preserve">. </w:t>
      </w:r>
      <w:r w:rsidR="00E066C9" w:rsidRPr="00BA2915">
        <w:rPr>
          <w:rFonts w:ascii="Times New Roman" w:hAnsi="Times New Roman" w:cs="Times New Roman"/>
          <w:szCs w:val="24"/>
        </w:rPr>
        <w:t>The dataset are real data</w:t>
      </w:r>
      <w:r w:rsidR="00367B27">
        <w:rPr>
          <w:rFonts w:ascii="Times New Roman" w:hAnsi="Times New Roman" w:cs="Times New Roman" w:hint="eastAsia"/>
          <w:szCs w:val="24"/>
        </w:rPr>
        <w:t>,</w:t>
      </w:r>
      <w:r w:rsidR="00E066C9" w:rsidRPr="00BA2915">
        <w:rPr>
          <w:rFonts w:ascii="Times New Roman" w:hAnsi="Times New Roman" w:cs="Times New Roman"/>
          <w:szCs w:val="24"/>
        </w:rPr>
        <w:t xml:space="preserve"> consisted of several files, only four of which are use</w:t>
      </w:r>
      <w:r w:rsidR="00367B27">
        <w:rPr>
          <w:rFonts w:ascii="Times New Roman" w:hAnsi="Times New Roman" w:cs="Times New Roman" w:hint="eastAsia"/>
          <w:szCs w:val="24"/>
        </w:rPr>
        <w:t>ful</w:t>
      </w:r>
      <w:r w:rsidR="00E066C9" w:rsidRPr="00BA2915">
        <w:rPr>
          <w:rFonts w:ascii="Times New Roman" w:hAnsi="Times New Roman" w:cs="Times New Roman"/>
          <w:szCs w:val="24"/>
        </w:rPr>
        <w:t xml:space="preserve"> for travel time prediction</w:t>
      </w:r>
      <w:r w:rsidR="00367B27">
        <w:rPr>
          <w:rFonts w:ascii="Times New Roman" w:hAnsi="Times New Roman" w:cs="Times New Roman" w:hint="eastAsia"/>
          <w:szCs w:val="24"/>
        </w:rPr>
        <w:t>. T</w:t>
      </w:r>
      <w:r w:rsidR="00E066C9" w:rsidRPr="00BA2915">
        <w:rPr>
          <w:rFonts w:ascii="Times New Roman" w:hAnsi="Times New Roman" w:cs="Times New Roman"/>
          <w:szCs w:val="24"/>
        </w:rPr>
        <w:t xml:space="preserve">he other files are used for traffic volume prediction, which is beyond the scope of this </w:t>
      </w:r>
      <w:r w:rsidR="00367B27">
        <w:rPr>
          <w:rFonts w:ascii="Times New Roman" w:hAnsi="Times New Roman" w:cs="Times New Roman" w:hint="eastAsia"/>
          <w:szCs w:val="24"/>
        </w:rPr>
        <w:t>paper</w:t>
      </w:r>
      <w:r w:rsidR="00E066C9" w:rsidRPr="00BA2915">
        <w:rPr>
          <w:rFonts w:ascii="Times New Roman" w:hAnsi="Times New Roman" w:cs="Times New Roman"/>
          <w:szCs w:val="24"/>
        </w:rPr>
        <w:t>. Fig</w:t>
      </w:r>
      <w:r w:rsidR="00367B27">
        <w:rPr>
          <w:rFonts w:ascii="Times New Roman" w:hAnsi="Times New Roman" w:cs="Times New Roman" w:hint="eastAsia"/>
          <w:szCs w:val="24"/>
        </w:rPr>
        <w:t>ure 4</w:t>
      </w:r>
      <w:r w:rsidR="00E066C9" w:rsidRPr="00BA2915">
        <w:rPr>
          <w:rFonts w:ascii="Times New Roman" w:hAnsi="Times New Roman" w:cs="Times New Roman"/>
          <w:szCs w:val="24"/>
        </w:rPr>
        <w:t xml:space="preserve"> shows the description of these four files</w:t>
      </w:r>
      <w:r w:rsidR="00DB0B8F">
        <w:rPr>
          <w:rFonts w:ascii="Times New Roman" w:hAnsi="Times New Roman" w:cs="Times New Roman" w:hint="eastAsia"/>
          <w:szCs w:val="24"/>
        </w:rPr>
        <w:t>; in detail</w:t>
      </w:r>
      <w:r w:rsidR="00367B27">
        <w:rPr>
          <w:rFonts w:ascii="Times New Roman" w:hAnsi="Times New Roman" w:cs="Times New Roman" w:hint="eastAsia"/>
          <w:szCs w:val="24"/>
        </w:rPr>
        <w:t xml:space="preserve">, </w:t>
      </w:r>
      <w:r w:rsidR="00DB0B8F">
        <w:rPr>
          <w:rFonts w:ascii="Times New Roman" w:hAnsi="Times New Roman" w:cs="Times New Roman" w:hint="eastAsia"/>
          <w:szCs w:val="24"/>
        </w:rPr>
        <w:t xml:space="preserve">the first file, </w:t>
      </w:r>
      <w:r w:rsidR="00367B27" w:rsidRPr="00F84736">
        <w:rPr>
          <w:rFonts w:ascii="Times New Roman" w:hAnsi="Times New Roman" w:cs="Times New Roman"/>
          <w:color w:val="FF0000"/>
          <w:szCs w:val="24"/>
          <w:rPrChange w:id="69" w:author="顏榳均" w:date="2018-06-10T13:21:00Z">
            <w:rPr>
              <w:rFonts w:ascii="Times New Roman" w:hAnsi="Times New Roman" w:cs="Times New Roman"/>
              <w:szCs w:val="24"/>
            </w:rPr>
          </w:rPrChange>
        </w:rPr>
        <w:t>links.csv</w:t>
      </w:r>
      <w:r w:rsidR="00DB0B8F" w:rsidRPr="00F84736">
        <w:rPr>
          <w:rFonts w:ascii="Times New Roman" w:hAnsi="Times New Roman" w:cs="Times New Roman" w:hint="eastAsia"/>
          <w:color w:val="FF0000"/>
          <w:szCs w:val="24"/>
          <w:rPrChange w:id="70" w:author="顏榳均" w:date="2018-06-10T13:21:00Z">
            <w:rPr>
              <w:rFonts w:ascii="Times New Roman" w:hAnsi="Times New Roman" w:cs="Times New Roman" w:hint="eastAsia"/>
              <w:szCs w:val="24"/>
            </w:rPr>
          </w:rPrChange>
        </w:rPr>
        <w:t>,</w:t>
      </w:r>
      <w:r w:rsidR="00367B27" w:rsidRPr="00F84736">
        <w:rPr>
          <w:rFonts w:ascii="Times New Roman" w:hAnsi="Times New Roman" w:cs="Times New Roman"/>
          <w:color w:val="FF0000"/>
          <w:szCs w:val="24"/>
          <w:rPrChange w:id="71" w:author="顏榳均" w:date="2018-06-10T13:21:00Z">
            <w:rPr>
              <w:rFonts w:ascii="Times New Roman" w:hAnsi="Times New Roman" w:cs="Times New Roman"/>
              <w:szCs w:val="24"/>
            </w:rPr>
          </w:rPrChange>
        </w:rPr>
        <w:t xml:space="preserve"> </w:t>
      </w:r>
      <w:r w:rsidR="00DB0B8F" w:rsidRPr="00F84736">
        <w:rPr>
          <w:rFonts w:ascii="Times New Roman" w:hAnsi="Times New Roman" w:cs="Times New Roman" w:hint="eastAsia"/>
          <w:color w:val="FF0000"/>
          <w:szCs w:val="24"/>
          <w:rPrChange w:id="72" w:author="顏榳均" w:date="2018-06-10T13:21:00Z">
            <w:rPr>
              <w:rFonts w:ascii="Times New Roman" w:hAnsi="Times New Roman" w:cs="Times New Roman" w:hint="eastAsia"/>
              <w:szCs w:val="24"/>
            </w:rPr>
          </w:rPrChange>
        </w:rPr>
        <w:t>describes the profile of each link in the target area, including its ID, link</w:t>
      </w:r>
      <w:r w:rsidR="00DB0B8F" w:rsidRPr="00F84736">
        <w:rPr>
          <w:rFonts w:ascii="Times New Roman" w:hAnsi="Times New Roman" w:cs="Times New Roman"/>
          <w:color w:val="FF0000"/>
          <w:szCs w:val="24"/>
          <w:rPrChange w:id="73" w:author="顏榳均" w:date="2018-06-10T13:21:00Z">
            <w:rPr>
              <w:rFonts w:ascii="Times New Roman" w:hAnsi="Times New Roman" w:cs="Times New Roman"/>
              <w:szCs w:val="24"/>
            </w:rPr>
          </w:rPrChange>
        </w:rPr>
        <w:t>’</w:t>
      </w:r>
      <w:r w:rsidR="00DB0B8F" w:rsidRPr="00F84736">
        <w:rPr>
          <w:rFonts w:ascii="Times New Roman" w:hAnsi="Times New Roman" w:cs="Times New Roman" w:hint="eastAsia"/>
          <w:color w:val="FF0000"/>
          <w:szCs w:val="24"/>
          <w:rPrChange w:id="74" w:author="顏榳均" w:date="2018-06-10T13:21:00Z">
            <w:rPr>
              <w:rFonts w:ascii="Times New Roman" w:hAnsi="Times New Roman" w:cs="Times New Roman" w:hint="eastAsia"/>
              <w:szCs w:val="24"/>
            </w:rPr>
          </w:rPrChange>
        </w:rPr>
        <w:t>s width, length, and lanes, and its in-coming links and out-going links. Note that a link is one-</w:t>
      </w:r>
      <w:r w:rsidR="00DB0B8F" w:rsidRPr="00F84736">
        <w:rPr>
          <w:rFonts w:ascii="Times New Roman" w:hAnsi="Times New Roman" w:cs="Times New Roman"/>
          <w:color w:val="FF0000"/>
          <w:szCs w:val="24"/>
          <w:rPrChange w:id="75" w:author="顏榳均" w:date="2018-06-10T13:21:00Z">
            <w:rPr>
              <w:rFonts w:ascii="Times New Roman" w:hAnsi="Times New Roman" w:cs="Times New Roman"/>
              <w:szCs w:val="24"/>
            </w:rPr>
          </w:rPrChange>
        </w:rPr>
        <w:t>direction</w:t>
      </w:r>
      <w:r w:rsidR="00DB0B8F" w:rsidRPr="00F84736">
        <w:rPr>
          <w:rFonts w:ascii="Times New Roman" w:hAnsi="Times New Roman" w:cs="Times New Roman" w:hint="eastAsia"/>
          <w:color w:val="FF0000"/>
          <w:szCs w:val="24"/>
          <w:rPrChange w:id="76" w:author="顏榳均" w:date="2018-06-10T13:21:00Z">
            <w:rPr>
              <w:rFonts w:ascii="Times New Roman" w:hAnsi="Times New Roman" w:cs="Times New Roman" w:hint="eastAsia"/>
              <w:szCs w:val="24"/>
            </w:rPr>
          </w:rPrChange>
        </w:rPr>
        <w:t>al; there may be more than one links (i.e., in-coming links) flow into that link, and there may be more than one links (i.e., out-going links) flow away that link. The second file</w:t>
      </w:r>
      <w:r w:rsidR="00DB0B8F">
        <w:rPr>
          <w:rFonts w:ascii="Times New Roman" w:hAnsi="Times New Roman" w:cs="Times New Roman" w:hint="eastAsia"/>
          <w:szCs w:val="24"/>
        </w:rPr>
        <w:t xml:space="preserve">, </w:t>
      </w:r>
      <w:r w:rsidR="00367B27" w:rsidRPr="00420F0E">
        <w:rPr>
          <w:rFonts w:ascii="Times New Roman" w:hAnsi="Times New Roman" w:cs="Times New Roman"/>
          <w:color w:val="FF0000"/>
          <w:szCs w:val="24"/>
          <w:rPrChange w:id="77" w:author="顏榳均" w:date="2018-06-10T13:22:00Z">
            <w:rPr>
              <w:rFonts w:ascii="Times New Roman" w:hAnsi="Times New Roman" w:cs="Times New Roman"/>
              <w:szCs w:val="24"/>
            </w:rPr>
          </w:rPrChange>
        </w:rPr>
        <w:t>routes.csv</w:t>
      </w:r>
      <w:r w:rsidR="00DB0B8F" w:rsidRPr="00420F0E">
        <w:rPr>
          <w:rFonts w:ascii="Times New Roman" w:hAnsi="Times New Roman" w:cs="Times New Roman" w:hint="eastAsia"/>
          <w:color w:val="FF0000"/>
          <w:szCs w:val="24"/>
          <w:rPrChange w:id="78" w:author="顏榳均" w:date="2018-06-10T13:22:00Z">
            <w:rPr>
              <w:rFonts w:ascii="Times New Roman" w:hAnsi="Times New Roman" w:cs="Times New Roman" w:hint="eastAsia"/>
              <w:szCs w:val="24"/>
            </w:rPr>
          </w:rPrChange>
        </w:rPr>
        <w:t>,</w:t>
      </w:r>
      <w:r w:rsidR="00367B27" w:rsidRPr="00420F0E">
        <w:rPr>
          <w:rFonts w:ascii="Times New Roman" w:hAnsi="Times New Roman" w:cs="Times New Roman"/>
          <w:color w:val="FF0000"/>
          <w:szCs w:val="24"/>
          <w:rPrChange w:id="79" w:author="顏榳均" w:date="2018-06-10T13:22:00Z">
            <w:rPr>
              <w:rFonts w:ascii="Times New Roman" w:hAnsi="Times New Roman" w:cs="Times New Roman"/>
              <w:szCs w:val="24"/>
            </w:rPr>
          </w:rPrChange>
        </w:rPr>
        <w:t xml:space="preserve"> describe</w:t>
      </w:r>
      <w:r w:rsidR="00DB0B8F" w:rsidRPr="00420F0E">
        <w:rPr>
          <w:rFonts w:ascii="Times New Roman" w:hAnsi="Times New Roman" w:cs="Times New Roman" w:hint="eastAsia"/>
          <w:color w:val="FF0000"/>
          <w:szCs w:val="24"/>
          <w:rPrChange w:id="80" w:author="顏榳均" w:date="2018-06-10T13:22:00Z">
            <w:rPr>
              <w:rFonts w:ascii="Times New Roman" w:hAnsi="Times New Roman" w:cs="Times New Roman" w:hint="eastAsia"/>
              <w:szCs w:val="24"/>
            </w:rPr>
          </w:rPrChange>
        </w:rPr>
        <w:t>s</w:t>
      </w:r>
      <w:r w:rsidR="00367B27" w:rsidRPr="00420F0E">
        <w:rPr>
          <w:rFonts w:ascii="Times New Roman" w:hAnsi="Times New Roman" w:cs="Times New Roman"/>
          <w:color w:val="FF0000"/>
          <w:szCs w:val="24"/>
          <w:rPrChange w:id="81" w:author="顏榳均" w:date="2018-06-10T13:22:00Z">
            <w:rPr>
              <w:rFonts w:ascii="Times New Roman" w:hAnsi="Times New Roman" w:cs="Times New Roman"/>
              <w:szCs w:val="24"/>
            </w:rPr>
          </w:rPrChange>
        </w:rPr>
        <w:t xml:space="preserve"> </w:t>
      </w:r>
      <w:r w:rsidR="00A03360" w:rsidRPr="00420F0E">
        <w:rPr>
          <w:rFonts w:ascii="Times New Roman" w:hAnsi="Times New Roman" w:cs="Times New Roman" w:hint="eastAsia"/>
          <w:color w:val="FF0000"/>
          <w:szCs w:val="24"/>
          <w:rPrChange w:id="82" w:author="顏榳均" w:date="2018-06-10T13:22:00Z">
            <w:rPr>
              <w:rFonts w:ascii="Times New Roman" w:hAnsi="Times New Roman" w:cs="Times New Roman" w:hint="eastAsia"/>
              <w:szCs w:val="24"/>
            </w:rPr>
          </w:rPrChange>
        </w:rPr>
        <w:t>a route from an intersection to a tollgate, and all the links along the route</w:t>
      </w:r>
      <w:r w:rsidR="00A03360">
        <w:rPr>
          <w:rFonts w:ascii="Times New Roman" w:hAnsi="Times New Roman" w:cs="Times New Roman" w:hint="eastAsia"/>
          <w:szCs w:val="24"/>
        </w:rPr>
        <w:t>. Since a link is around 100 meters</w:t>
      </w:r>
      <w:r w:rsidR="004F456B">
        <w:rPr>
          <w:rFonts w:ascii="Times New Roman" w:hAnsi="Times New Roman" w:cs="Times New Roman" w:hint="eastAsia"/>
          <w:szCs w:val="24"/>
        </w:rPr>
        <w:t xml:space="preserve"> away from each other</w:t>
      </w:r>
      <w:r w:rsidR="00A03360">
        <w:rPr>
          <w:rFonts w:ascii="Times New Roman" w:hAnsi="Times New Roman" w:cs="Times New Roman" w:hint="eastAsia"/>
          <w:szCs w:val="24"/>
        </w:rPr>
        <w:t xml:space="preserve">, a route is normally consisted of several links, and their order is arranged according to their connected order in the route. </w:t>
      </w:r>
      <w:r w:rsidR="00367B27" w:rsidRPr="00BA2915">
        <w:rPr>
          <w:rFonts w:ascii="Times New Roman" w:hAnsi="Times New Roman" w:cs="Times New Roman"/>
          <w:szCs w:val="24"/>
        </w:rPr>
        <w:t xml:space="preserve">The </w:t>
      </w:r>
      <w:r w:rsidR="00A03360">
        <w:rPr>
          <w:rFonts w:ascii="Times New Roman" w:hAnsi="Times New Roman" w:cs="Times New Roman" w:hint="eastAsia"/>
          <w:szCs w:val="24"/>
        </w:rPr>
        <w:t xml:space="preserve">third file, </w:t>
      </w:r>
      <w:r w:rsidR="00A03360" w:rsidRPr="00420F0E">
        <w:rPr>
          <w:rFonts w:ascii="Times New Roman" w:hAnsi="Times New Roman" w:cs="Times New Roman"/>
          <w:color w:val="FF0000"/>
          <w:szCs w:val="24"/>
          <w:rPrChange w:id="83" w:author="顏榳均" w:date="2018-06-10T13:23:00Z">
            <w:rPr>
              <w:rFonts w:ascii="Times New Roman" w:hAnsi="Times New Roman" w:cs="Times New Roman"/>
              <w:szCs w:val="24"/>
            </w:rPr>
          </w:rPrChange>
        </w:rPr>
        <w:t>weather.csv</w:t>
      </w:r>
      <w:r w:rsidR="00A03360" w:rsidRPr="00420F0E">
        <w:rPr>
          <w:rFonts w:ascii="Times New Roman" w:hAnsi="Times New Roman" w:cs="Times New Roman" w:hint="eastAsia"/>
          <w:color w:val="FF0000"/>
          <w:szCs w:val="24"/>
          <w:rPrChange w:id="84" w:author="顏榳均" w:date="2018-06-10T13:23:00Z">
            <w:rPr>
              <w:rFonts w:ascii="Times New Roman" w:hAnsi="Times New Roman" w:cs="Times New Roman" w:hint="eastAsia"/>
              <w:szCs w:val="24"/>
            </w:rPr>
          </w:rPrChange>
        </w:rPr>
        <w:t xml:space="preserve">, contains </w:t>
      </w:r>
      <w:r w:rsidR="00C86DB6" w:rsidRPr="00420F0E">
        <w:rPr>
          <w:rFonts w:ascii="Times New Roman" w:hAnsi="Times New Roman" w:cs="Times New Roman" w:hint="eastAsia"/>
          <w:color w:val="FF0000"/>
          <w:szCs w:val="24"/>
          <w:rPrChange w:id="85" w:author="顏榳均" w:date="2018-06-10T13:23:00Z">
            <w:rPr>
              <w:rFonts w:ascii="Times New Roman" w:hAnsi="Times New Roman" w:cs="Times New Roman" w:hint="eastAsia"/>
              <w:szCs w:val="24"/>
            </w:rPr>
          </w:rPrChange>
        </w:rPr>
        <w:t xml:space="preserve">a travel time for some specific vehicle in a route from an intersection to a tollgate. </w:t>
      </w:r>
      <w:r w:rsidR="00C86DB6">
        <w:rPr>
          <w:rFonts w:ascii="Times New Roman" w:hAnsi="Times New Roman" w:cs="Times New Roman" w:hint="eastAsia"/>
          <w:szCs w:val="24"/>
        </w:rPr>
        <w:t xml:space="preserve">Each record of the file includes the start and end points of a route, the </w:t>
      </w:r>
      <w:r w:rsidR="00F2318C">
        <w:rPr>
          <w:rFonts w:ascii="Times New Roman" w:hAnsi="Times New Roman" w:cs="Times New Roman" w:hint="eastAsia"/>
          <w:szCs w:val="24"/>
        </w:rPr>
        <w:t>links (</w:t>
      </w:r>
      <w:r w:rsidR="004F456B">
        <w:rPr>
          <w:rFonts w:ascii="Times New Roman" w:hAnsi="Times New Roman" w:cs="Times New Roman" w:hint="eastAsia"/>
          <w:szCs w:val="24"/>
        </w:rPr>
        <w:t xml:space="preserve">or </w:t>
      </w:r>
      <w:r w:rsidR="00F2318C">
        <w:rPr>
          <w:rFonts w:ascii="Times New Roman" w:hAnsi="Times New Roman" w:cs="Times New Roman" w:hint="eastAsia"/>
          <w:szCs w:val="24"/>
        </w:rPr>
        <w:t xml:space="preserve">segments) of </w:t>
      </w:r>
      <w:r w:rsidR="004F456B">
        <w:rPr>
          <w:rFonts w:ascii="Times New Roman" w:hAnsi="Times New Roman" w:cs="Times New Roman" w:hint="eastAsia"/>
          <w:szCs w:val="24"/>
        </w:rPr>
        <w:t xml:space="preserve">a </w:t>
      </w:r>
      <w:r w:rsidR="00F2318C">
        <w:rPr>
          <w:rFonts w:ascii="Times New Roman" w:hAnsi="Times New Roman" w:cs="Times New Roman" w:hint="eastAsia"/>
          <w:szCs w:val="24"/>
        </w:rPr>
        <w:t xml:space="preserve">rout, the vehicle ID traveling the route, the starting time for the travelling and total time spent on the route for the vehicle. </w:t>
      </w:r>
      <w:r w:rsidR="004F456B">
        <w:rPr>
          <w:rFonts w:ascii="Times New Roman" w:hAnsi="Times New Roman" w:cs="Times New Roman" w:hint="eastAsia"/>
          <w:szCs w:val="24"/>
        </w:rPr>
        <w:t>Note that t</w:t>
      </w:r>
      <w:r w:rsidR="00F2318C">
        <w:rPr>
          <w:rFonts w:ascii="Times New Roman" w:hAnsi="Times New Roman" w:cs="Times New Roman" w:hint="eastAsia"/>
          <w:szCs w:val="24"/>
        </w:rPr>
        <w:t xml:space="preserve">he vehicle ID is masked </w:t>
      </w:r>
      <w:r w:rsidR="004F456B">
        <w:rPr>
          <w:rFonts w:ascii="Times New Roman" w:hAnsi="Times New Roman" w:cs="Times New Roman" w:hint="eastAsia"/>
          <w:szCs w:val="24"/>
        </w:rPr>
        <w:t xml:space="preserve">but </w:t>
      </w:r>
      <w:r w:rsidR="00F2318C">
        <w:rPr>
          <w:rFonts w:ascii="Times New Roman" w:hAnsi="Times New Roman" w:cs="Times New Roman" w:hint="eastAsia"/>
          <w:szCs w:val="24"/>
        </w:rPr>
        <w:t xml:space="preserve">represented as another symbols for </w:t>
      </w:r>
      <w:r w:rsidR="00F2318C">
        <w:rPr>
          <w:rFonts w:ascii="Times New Roman" w:hAnsi="Times New Roman" w:cs="Times New Roman"/>
          <w:szCs w:val="24"/>
        </w:rPr>
        <w:t>privacy</w:t>
      </w:r>
      <w:r w:rsidR="00F2318C">
        <w:rPr>
          <w:rFonts w:ascii="Times New Roman" w:hAnsi="Times New Roman" w:cs="Times New Roman" w:hint="eastAsia"/>
          <w:szCs w:val="24"/>
        </w:rPr>
        <w:t xml:space="preserve"> consideration. </w:t>
      </w:r>
    </w:p>
    <w:p w:rsidR="00E066C9" w:rsidRPr="00BA2915" w:rsidRDefault="00E066C9" w:rsidP="00E066C9">
      <w:pPr>
        <w:widowControl/>
        <w:ind w:firstLine="360"/>
        <w:jc w:val="both"/>
        <w:rPr>
          <w:rFonts w:ascii="Times New Roman" w:hAnsi="Times New Roman" w:cs="Times New Roman"/>
          <w:szCs w:val="24"/>
        </w:rPr>
      </w:pPr>
    </w:p>
    <w:tbl>
      <w:tblPr>
        <w:tblStyle w:val="TableGrid"/>
        <w:tblW w:w="0" w:type="auto"/>
        <w:tblLook w:val="04A0" w:firstRow="1" w:lastRow="0" w:firstColumn="1" w:lastColumn="0" w:noHBand="0" w:noVBand="1"/>
      </w:tblPr>
      <w:tblGrid>
        <w:gridCol w:w="8296"/>
      </w:tblGrid>
      <w:tr w:rsidR="00E066C9" w:rsidRPr="00BA2915" w:rsidTr="00B55B95">
        <w:tc>
          <w:tcPr>
            <w:tcW w:w="8296" w:type="dxa"/>
          </w:tcPr>
          <w:p w:rsidR="00E066C9" w:rsidRPr="00BA2915" w:rsidRDefault="00E066C9" w:rsidP="00B55B95">
            <w:pPr>
              <w:widowControl/>
              <w:jc w:val="center"/>
              <w:rPr>
                <w:rFonts w:ascii="Times New Roman" w:hAnsi="Times New Roman" w:cs="Times New Roman"/>
                <w:szCs w:val="24"/>
              </w:rPr>
            </w:pPr>
            <w:r w:rsidRPr="00BA2915">
              <w:rPr>
                <w:rFonts w:ascii="Times New Roman" w:hAnsi="Times New Roman" w:cs="Times New Roman"/>
                <w:noProof/>
                <w:szCs w:val="24"/>
              </w:rPr>
              <w:lastRenderedPageBreak/>
              <w:drawing>
                <wp:inline distT="0" distB="0" distL="0" distR="0" wp14:anchorId="0E522CF7" wp14:editId="0193BE4D">
                  <wp:extent cx="5039105" cy="1900767"/>
                  <wp:effectExtent l="0" t="0" r="0" b="444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3924" cy="1906357"/>
                          </a:xfrm>
                          <a:prstGeom prst="rect">
                            <a:avLst/>
                          </a:prstGeom>
                          <a:noFill/>
                        </pic:spPr>
                      </pic:pic>
                    </a:graphicData>
                  </a:graphic>
                </wp:inline>
              </w:drawing>
            </w:r>
          </w:p>
        </w:tc>
      </w:tr>
    </w:tbl>
    <w:p w:rsidR="00E066C9" w:rsidRPr="002C02BD" w:rsidRDefault="00E066C9" w:rsidP="00E066C9">
      <w:pPr>
        <w:pStyle w:val="Caption"/>
        <w:jc w:val="center"/>
        <w:rPr>
          <w:rFonts w:ascii="Times New Roman" w:hAnsi="Times New Roman" w:cs="Times New Roman"/>
          <w:sz w:val="24"/>
          <w:szCs w:val="24"/>
        </w:rPr>
      </w:pPr>
      <w:r w:rsidRPr="002C02BD">
        <w:rPr>
          <w:rFonts w:ascii="Times New Roman" w:hAnsi="Times New Roman" w:cs="Times New Roman"/>
          <w:sz w:val="24"/>
          <w:szCs w:val="24"/>
        </w:rPr>
        <w:t>Fig</w:t>
      </w:r>
      <w:r w:rsidR="00367B27" w:rsidRPr="002C02BD">
        <w:rPr>
          <w:rFonts w:ascii="Times New Roman" w:hAnsi="Times New Roman" w:cs="Times New Roman" w:hint="eastAsia"/>
          <w:sz w:val="24"/>
          <w:szCs w:val="24"/>
        </w:rPr>
        <w:t>ure</w:t>
      </w:r>
      <w:r w:rsidRPr="002C02BD">
        <w:rPr>
          <w:rFonts w:ascii="Times New Roman" w:hAnsi="Times New Roman" w:cs="Times New Roman"/>
          <w:sz w:val="24"/>
          <w:szCs w:val="24"/>
        </w:rPr>
        <w:t xml:space="preserve"> </w:t>
      </w:r>
      <w:r w:rsidR="00367B27" w:rsidRPr="002C02BD">
        <w:rPr>
          <w:rFonts w:ascii="Times New Roman" w:hAnsi="Times New Roman" w:cs="Times New Roman" w:hint="eastAsia"/>
          <w:sz w:val="24"/>
          <w:szCs w:val="24"/>
        </w:rPr>
        <w:t xml:space="preserve">4. The data for the travel time </w:t>
      </w:r>
      <w:r w:rsidR="00367B27" w:rsidRPr="002C02BD">
        <w:rPr>
          <w:rFonts w:ascii="Times New Roman" w:hAnsi="Times New Roman" w:cs="Times New Roman"/>
          <w:sz w:val="24"/>
          <w:szCs w:val="24"/>
        </w:rPr>
        <w:t>prediction</w:t>
      </w:r>
      <w:r w:rsidR="0088344E" w:rsidRPr="002C02BD">
        <w:rPr>
          <w:rFonts w:ascii="Times New Roman" w:hAnsi="Times New Roman" w:cs="Times New Roman" w:hint="eastAsia"/>
          <w:sz w:val="24"/>
          <w:szCs w:val="24"/>
        </w:rPr>
        <w:t xml:space="preserve"> from </w:t>
      </w:r>
      <w:proofErr w:type="spellStart"/>
      <w:r w:rsidR="0088344E" w:rsidRPr="002C02BD">
        <w:rPr>
          <w:rFonts w:ascii="Times New Roman" w:hAnsi="Times New Roman" w:cs="Times New Roman" w:hint="eastAsia"/>
          <w:sz w:val="24"/>
          <w:szCs w:val="24"/>
        </w:rPr>
        <w:t>KDDCup</w:t>
      </w:r>
      <w:proofErr w:type="spellEnd"/>
      <w:r w:rsidR="00367B27" w:rsidRPr="002C02BD">
        <w:rPr>
          <w:rFonts w:ascii="Times New Roman" w:hAnsi="Times New Roman" w:cs="Times New Roman" w:hint="eastAsia"/>
          <w:sz w:val="24"/>
          <w:szCs w:val="24"/>
        </w:rPr>
        <w:t xml:space="preserve"> 2017. </w:t>
      </w:r>
    </w:p>
    <w:p w:rsidR="00E066C9" w:rsidRPr="00BA2915" w:rsidRDefault="00E066C9" w:rsidP="00E066C9">
      <w:pPr>
        <w:widowControl/>
        <w:ind w:firstLine="360"/>
        <w:jc w:val="center"/>
        <w:rPr>
          <w:rFonts w:ascii="Times New Roman" w:hAnsi="Times New Roman" w:cs="Times New Roman"/>
          <w:szCs w:val="24"/>
        </w:rPr>
      </w:pPr>
    </w:p>
    <w:p w:rsidR="00E066C9" w:rsidRPr="00BA2915" w:rsidRDefault="00E95F91" w:rsidP="007341C2">
      <w:pPr>
        <w:widowControl/>
        <w:ind w:firstLineChars="200" w:firstLine="480"/>
        <w:jc w:val="both"/>
        <w:rPr>
          <w:rFonts w:ascii="Times New Roman" w:hAnsi="Times New Roman" w:cs="Times New Roman"/>
          <w:szCs w:val="24"/>
        </w:rPr>
      </w:pPr>
      <w:r w:rsidRPr="00BA2915">
        <w:rPr>
          <w:rFonts w:ascii="Times New Roman" w:hAnsi="Times New Roman" w:cs="Times New Roman"/>
          <w:szCs w:val="24"/>
        </w:rPr>
        <w:t xml:space="preserve">In general, the congestion occurs in the </w:t>
      </w:r>
      <w:r>
        <w:rPr>
          <w:rFonts w:ascii="Times New Roman" w:hAnsi="Times New Roman" w:cs="Times New Roman" w:hint="eastAsia"/>
          <w:szCs w:val="24"/>
        </w:rPr>
        <w:t xml:space="preserve">same </w:t>
      </w:r>
      <w:r w:rsidRPr="00BA2915">
        <w:rPr>
          <w:rFonts w:ascii="Times New Roman" w:hAnsi="Times New Roman" w:cs="Times New Roman"/>
          <w:szCs w:val="24"/>
        </w:rPr>
        <w:t xml:space="preserve">time slot of each day. </w:t>
      </w:r>
      <w:r>
        <w:rPr>
          <w:rFonts w:ascii="Times New Roman" w:hAnsi="Times New Roman" w:cs="Times New Roman" w:hint="eastAsia"/>
          <w:szCs w:val="24"/>
        </w:rPr>
        <w:t xml:space="preserve">For example, the </w:t>
      </w:r>
      <w:r>
        <w:rPr>
          <w:rFonts w:ascii="Times New Roman" w:hAnsi="Times New Roman" w:cs="Times New Roman"/>
          <w:szCs w:val="24"/>
        </w:rPr>
        <w:t>congestion</w:t>
      </w:r>
      <w:r>
        <w:rPr>
          <w:rFonts w:ascii="Times New Roman" w:hAnsi="Times New Roman" w:cs="Times New Roman" w:hint="eastAsia"/>
          <w:szCs w:val="24"/>
        </w:rPr>
        <w:t xml:space="preserve"> often appears in the rush hours, AM 0700-0900 and PM0500-0700, every work day if no accident occurs. </w:t>
      </w:r>
      <w:r w:rsidRPr="00BA2915">
        <w:rPr>
          <w:rFonts w:ascii="Times New Roman" w:hAnsi="Times New Roman" w:cs="Times New Roman"/>
          <w:szCs w:val="24"/>
        </w:rPr>
        <w:t xml:space="preserve">Without loss of generality, the time slot </w:t>
      </w:r>
      <w:r>
        <w:rPr>
          <w:rFonts w:ascii="Times New Roman" w:hAnsi="Times New Roman" w:cs="Times New Roman" w:hint="eastAsia"/>
          <w:szCs w:val="24"/>
        </w:rPr>
        <w:t xml:space="preserve">is </w:t>
      </w:r>
      <w:r w:rsidRPr="00BA2915">
        <w:rPr>
          <w:rFonts w:ascii="Times New Roman" w:hAnsi="Times New Roman" w:cs="Times New Roman"/>
          <w:szCs w:val="24"/>
        </w:rPr>
        <w:t xml:space="preserve">set as </w:t>
      </w:r>
      <w:r w:rsidR="00BE43A3">
        <w:rPr>
          <w:rFonts w:ascii="Times New Roman" w:hAnsi="Times New Roman" w:cs="Times New Roman" w:hint="eastAsia"/>
          <w:szCs w:val="24"/>
        </w:rPr>
        <w:t xml:space="preserve">one </w:t>
      </w:r>
      <w:r w:rsidRPr="00BA2915">
        <w:rPr>
          <w:rFonts w:ascii="Times New Roman" w:hAnsi="Times New Roman" w:cs="Times New Roman"/>
          <w:szCs w:val="24"/>
        </w:rPr>
        <w:t>hours</w:t>
      </w:r>
      <w:r>
        <w:rPr>
          <w:rFonts w:ascii="Times New Roman" w:hAnsi="Times New Roman" w:cs="Times New Roman" w:hint="eastAsia"/>
          <w:szCs w:val="24"/>
        </w:rPr>
        <w:t xml:space="preserve"> in the paper. Before training the model for prediction, </w:t>
      </w:r>
      <w:r w:rsidR="00E066C9" w:rsidRPr="00BA2915">
        <w:rPr>
          <w:rFonts w:ascii="Times New Roman" w:hAnsi="Times New Roman" w:cs="Times New Roman"/>
          <w:szCs w:val="24"/>
        </w:rPr>
        <w:t>we transform the</w:t>
      </w:r>
      <w:r>
        <w:rPr>
          <w:rFonts w:ascii="Times New Roman" w:hAnsi="Times New Roman" w:cs="Times New Roman" w:hint="eastAsia"/>
          <w:szCs w:val="24"/>
        </w:rPr>
        <w:t xml:space="preserve"> raw data in the above four files </w:t>
      </w:r>
      <w:r w:rsidR="00E066C9" w:rsidRPr="00BA2915">
        <w:rPr>
          <w:rFonts w:ascii="Times New Roman" w:hAnsi="Times New Roman" w:cs="Times New Roman"/>
          <w:szCs w:val="24"/>
        </w:rPr>
        <w:t xml:space="preserve">into the needed </w:t>
      </w:r>
      <w:r>
        <w:rPr>
          <w:rFonts w:ascii="Times New Roman" w:hAnsi="Times New Roman" w:cs="Times New Roman" w:hint="eastAsia"/>
          <w:szCs w:val="24"/>
        </w:rPr>
        <w:t xml:space="preserve">format. </w:t>
      </w:r>
      <w:r w:rsidR="00E066C9" w:rsidRPr="00BA2915">
        <w:rPr>
          <w:rFonts w:ascii="Times New Roman" w:hAnsi="Times New Roman" w:cs="Times New Roman"/>
          <w:szCs w:val="24"/>
        </w:rPr>
        <w:t xml:space="preserve">The needed data, called travel time features, includes the average travel time, traffic volume, day of week, </w:t>
      </w:r>
      <w:r w:rsidR="0088344E">
        <w:rPr>
          <w:rFonts w:ascii="Times New Roman" w:hAnsi="Times New Roman" w:cs="Times New Roman" w:hint="eastAsia"/>
          <w:szCs w:val="24"/>
        </w:rPr>
        <w:t xml:space="preserve">rainfall, </w:t>
      </w:r>
      <w:r w:rsidR="00E066C9" w:rsidRPr="00BA2915">
        <w:rPr>
          <w:rFonts w:ascii="Times New Roman" w:hAnsi="Times New Roman" w:cs="Times New Roman"/>
          <w:szCs w:val="24"/>
        </w:rPr>
        <w:t xml:space="preserve">and so on, which are listed in Table </w:t>
      </w:r>
      <w:r w:rsidR="0088344E">
        <w:rPr>
          <w:rFonts w:ascii="Times New Roman" w:hAnsi="Times New Roman" w:cs="Times New Roman" w:hint="eastAsia"/>
          <w:szCs w:val="24"/>
        </w:rPr>
        <w:t>1</w:t>
      </w:r>
      <w:r w:rsidR="00E066C9" w:rsidRPr="00BA2915">
        <w:rPr>
          <w:rFonts w:ascii="Times New Roman" w:hAnsi="Times New Roman" w:cs="Times New Roman"/>
          <w:szCs w:val="24"/>
        </w:rPr>
        <w:t xml:space="preserve">. </w:t>
      </w:r>
    </w:p>
    <w:p w:rsidR="00E066C9" w:rsidRPr="00BA2915" w:rsidRDefault="00E066C9" w:rsidP="00E066C9">
      <w:pPr>
        <w:widowControl/>
        <w:ind w:firstLine="480"/>
        <w:jc w:val="both"/>
        <w:rPr>
          <w:rFonts w:ascii="Times New Roman" w:hAnsi="Times New Roman" w:cs="Times New Roman"/>
          <w:szCs w:val="24"/>
        </w:rPr>
      </w:pPr>
    </w:p>
    <w:p w:rsidR="00E066C9" w:rsidRPr="002C02BD" w:rsidRDefault="00E066C9" w:rsidP="00E066C9">
      <w:pPr>
        <w:pStyle w:val="Caption"/>
        <w:jc w:val="center"/>
        <w:rPr>
          <w:rFonts w:ascii="Times New Roman" w:hAnsi="Times New Roman" w:cs="Times New Roman"/>
          <w:sz w:val="24"/>
          <w:szCs w:val="24"/>
        </w:rPr>
      </w:pPr>
      <w:r w:rsidRPr="002C02BD">
        <w:rPr>
          <w:rFonts w:ascii="Times New Roman" w:hAnsi="Times New Roman" w:cs="Times New Roman"/>
          <w:sz w:val="24"/>
          <w:szCs w:val="24"/>
        </w:rPr>
        <w:t xml:space="preserve">Table </w:t>
      </w:r>
      <w:r w:rsidR="0088344E" w:rsidRPr="002C02BD">
        <w:rPr>
          <w:rFonts w:ascii="Times New Roman" w:hAnsi="Times New Roman" w:cs="Times New Roman" w:hint="eastAsia"/>
          <w:sz w:val="24"/>
          <w:szCs w:val="24"/>
        </w:rPr>
        <w:t>1. T</w:t>
      </w:r>
      <w:r w:rsidRPr="002C02BD">
        <w:rPr>
          <w:rFonts w:ascii="Times New Roman" w:hAnsi="Times New Roman" w:cs="Times New Roman"/>
          <w:sz w:val="24"/>
          <w:szCs w:val="24"/>
        </w:rPr>
        <w:t>he travel time features</w:t>
      </w:r>
      <w:r w:rsidR="0088344E" w:rsidRPr="002C02BD">
        <w:rPr>
          <w:rFonts w:ascii="Times New Roman" w:hAnsi="Times New Roman" w:cs="Times New Roman" w:hint="eastAsia"/>
          <w:sz w:val="24"/>
          <w:szCs w:val="24"/>
        </w:rPr>
        <w:t xml:space="preserve"> extracted from the four files </w:t>
      </w:r>
      <w:r w:rsidR="004A361E" w:rsidRPr="002C02BD">
        <w:rPr>
          <w:rFonts w:ascii="Times New Roman" w:hAnsi="Times New Roman" w:cs="Times New Roman" w:hint="eastAsia"/>
          <w:sz w:val="24"/>
          <w:szCs w:val="24"/>
        </w:rPr>
        <w:t xml:space="preserve">from </w:t>
      </w:r>
      <w:proofErr w:type="spellStart"/>
      <w:r w:rsidR="0088344E" w:rsidRPr="002C02BD">
        <w:rPr>
          <w:rFonts w:ascii="Times New Roman" w:hAnsi="Times New Roman" w:cs="Times New Roman" w:hint="eastAsia"/>
          <w:sz w:val="24"/>
          <w:szCs w:val="24"/>
        </w:rPr>
        <w:t>KDDCup</w:t>
      </w:r>
      <w:proofErr w:type="spellEnd"/>
      <w:r w:rsidR="004A361E" w:rsidRPr="002C02BD">
        <w:rPr>
          <w:rFonts w:ascii="Times New Roman" w:hAnsi="Times New Roman" w:cs="Times New Roman" w:hint="eastAsia"/>
          <w:sz w:val="24"/>
          <w:szCs w:val="24"/>
        </w:rPr>
        <w:t xml:space="preserve"> 2017</w:t>
      </w:r>
      <w:r w:rsidR="0088344E" w:rsidRPr="002C02BD">
        <w:rPr>
          <w:rFonts w:ascii="Times New Roman" w:hAnsi="Times New Roman" w:cs="Times New Roman" w:hint="eastAsia"/>
          <w:sz w:val="24"/>
          <w:szCs w:val="24"/>
        </w:rPr>
        <w:t xml:space="preserve">. </w:t>
      </w:r>
    </w:p>
    <w:tbl>
      <w:tblPr>
        <w:tblStyle w:val="TableGrid"/>
        <w:tblW w:w="0" w:type="auto"/>
        <w:tblLook w:val="04A0" w:firstRow="1" w:lastRow="0" w:firstColumn="1" w:lastColumn="0" w:noHBand="0" w:noVBand="1"/>
      </w:tblPr>
      <w:tblGrid>
        <w:gridCol w:w="2263"/>
        <w:gridCol w:w="1276"/>
        <w:gridCol w:w="4757"/>
      </w:tblGrid>
      <w:tr w:rsidR="00E066C9" w:rsidRPr="00BA2915" w:rsidTr="007341C2">
        <w:tc>
          <w:tcPr>
            <w:tcW w:w="2263" w:type="dxa"/>
            <w:shd w:val="clear" w:color="auto" w:fill="BDD6EE" w:themeFill="accent1" w:themeFillTint="66"/>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Feature</w:t>
            </w:r>
          </w:p>
        </w:tc>
        <w:tc>
          <w:tcPr>
            <w:tcW w:w="1276" w:type="dxa"/>
            <w:shd w:val="clear" w:color="auto" w:fill="BDD6EE" w:themeFill="accent1" w:themeFillTint="66"/>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Value</w:t>
            </w:r>
          </w:p>
        </w:tc>
        <w:tc>
          <w:tcPr>
            <w:tcW w:w="4757" w:type="dxa"/>
            <w:shd w:val="clear" w:color="auto" w:fill="BDD6EE" w:themeFill="accent1" w:themeFillTint="66"/>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Description</w:t>
            </w:r>
          </w:p>
        </w:tc>
      </w:tr>
      <w:tr w:rsidR="00E066C9" w:rsidRPr="00BA2915" w:rsidTr="00B55B95">
        <w:tc>
          <w:tcPr>
            <w:tcW w:w="2263"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Average travel time</w:t>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Float</w:t>
            </w:r>
          </w:p>
        </w:tc>
        <w:tc>
          <w:tcPr>
            <w:tcW w:w="4757" w:type="dxa"/>
          </w:tcPr>
          <w:p w:rsidR="00E066C9" w:rsidRPr="00BA2915" w:rsidRDefault="009E6E71">
            <w:pPr>
              <w:widowControl/>
              <w:jc w:val="both"/>
              <w:rPr>
                <w:rFonts w:ascii="Times New Roman" w:hAnsi="Times New Roman" w:cs="Times New Roman"/>
                <w:szCs w:val="24"/>
              </w:rPr>
            </w:pPr>
            <w:r>
              <w:rPr>
                <w:rFonts w:ascii="Times New Roman" w:hAnsi="Times New Roman" w:cs="Times New Roman" w:hint="eastAsia"/>
                <w:szCs w:val="24"/>
              </w:rPr>
              <w:t>A</w:t>
            </w:r>
            <w:r w:rsidR="00E066C9" w:rsidRPr="00BA2915">
              <w:rPr>
                <w:rFonts w:ascii="Times New Roman" w:hAnsi="Times New Roman" w:cs="Times New Roman"/>
                <w:szCs w:val="24"/>
              </w:rPr>
              <w:t>verage travel time, measured in seconds</w:t>
            </w:r>
          </w:p>
        </w:tc>
      </w:tr>
      <w:tr w:rsidR="00E066C9" w:rsidRPr="00BA2915" w:rsidTr="00B55B95">
        <w:tc>
          <w:tcPr>
            <w:tcW w:w="2263"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Traffic volume</w:t>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Integer</w:t>
            </w:r>
          </w:p>
        </w:tc>
        <w:tc>
          <w:tcPr>
            <w:tcW w:w="4757" w:type="dxa"/>
          </w:tcPr>
          <w:p w:rsidR="00E066C9" w:rsidRPr="00BA2915" w:rsidRDefault="009E6E71">
            <w:pPr>
              <w:widowControl/>
              <w:jc w:val="both"/>
              <w:rPr>
                <w:rFonts w:ascii="Times New Roman" w:hAnsi="Times New Roman" w:cs="Times New Roman"/>
                <w:szCs w:val="24"/>
              </w:rPr>
            </w:pPr>
            <w:r>
              <w:rPr>
                <w:rFonts w:ascii="Times New Roman" w:hAnsi="Times New Roman" w:cs="Times New Roman" w:hint="eastAsia"/>
                <w:szCs w:val="24"/>
              </w:rPr>
              <w:t>T</w:t>
            </w:r>
            <w:r w:rsidR="00E066C9" w:rsidRPr="00BA2915">
              <w:rPr>
                <w:rFonts w:ascii="Times New Roman" w:hAnsi="Times New Roman" w:cs="Times New Roman"/>
                <w:szCs w:val="24"/>
              </w:rPr>
              <w:t>raffic volume</w:t>
            </w:r>
          </w:p>
        </w:tc>
      </w:tr>
      <w:tr w:rsidR="00E066C9" w:rsidRPr="00BA2915" w:rsidTr="00B55B95">
        <w:tc>
          <w:tcPr>
            <w:tcW w:w="2263"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Day of week</w:t>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0~6</w:t>
            </w:r>
          </w:p>
        </w:tc>
        <w:tc>
          <w:tcPr>
            <w:tcW w:w="4757"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 Monday, 1: Tuesday, …, 6: Sunday</w:t>
            </w:r>
          </w:p>
        </w:tc>
      </w:tr>
      <w:tr w:rsidR="00E066C9" w:rsidRPr="00BA2915" w:rsidTr="00B55B95">
        <w:tc>
          <w:tcPr>
            <w:tcW w:w="2263"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Workday</w:t>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0,1</w:t>
            </w:r>
          </w:p>
        </w:tc>
        <w:tc>
          <w:tcPr>
            <w:tcW w:w="4757"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 not workday, 1: workday</w:t>
            </w:r>
          </w:p>
        </w:tc>
      </w:tr>
      <w:tr w:rsidR="00E066C9" w:rsidRPr="00BA2915" w:rsidTr="00B55B95">
        <w:tc>
          <w:tcPr>
            <w:tcW w:w="2263"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Public holiday</w:t>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0,1</w:t>
            </w:r>
          </w:p>
        </w:tc>
        <w:tc>
          <w:tcPr>
            <w:tcW w:w="4757"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0: not public holiday, 1: public holiday</w:t>
            </w:r>
          </w:p>
        </w:tc>
      </w:tr>
      <w:tr w:rsidR="00E066C9" w:rsidRPr="00BA2915" w:rsidTr="00B55B95">
        <w:tc>
          <w:tcPr>
            <w:tcW w:w="2263" w:type="dxa"/>
          </w:tcPr>
          <w:p w:rsidR="00E066C9" w:rsidRPr="00BA2915" w:rsidRDefault="00E066C9" w:rsidP="00B55B95">
            <w:pPr>
              <w:widowControl/>
              <w:tabs>
                <w:tab w:val="left" w:pos="1093"/>
              </w:tabs>
              <w:jc w:val="both"/>
              <w:rPr>
                <w:rFonts w:ascii="Times New Roman" w:hAnsi="Times New Roman" w:cs="Times New Roman"/>
                <w:szCs w:val="24"/>
              </w:rPr>
            </w:pPr>
            <w:r w:rsidRPr="00BA2915">
              <w:rPr>
                <w:rFonts w:ascii="Times New Roman" w:hAnsi="Times New Roman" w:cs="Times New Roman"/>
                <w:szCs w:val="24"/>
              </w:rPr>
              <w:t>Rainfall</w:t>
            </w:r>
            <w:r w:rsidRPr="00BA2915">
              <w:rPr>
                <w:rFonts w:ascii="Times New Roman" w:hAnsi="Times New Roman" w:cs="Times New Roman"/>
                <w:szCs w:val="24"/>
              </w:rPr>
              <w:tab/>
            </w:r>
          </w:p>
        </w:tc>
        <w:tc>
          <w:tcPr>
            <w:tcW w:w="1276" w:type="dxa"/>
          </w:tcPr>
          <w:p w:rsidR="00E066C9" w:rsidRPr="00BA2915" w:rsidRDefault="00E066C9" w:rsidP="00B55B95">
            <w:pPr>
              <w:widowControl/>
              <w:jc w:val="both"/>
              <w:rPr>
                <w:rFonts w:ascii="Times New Roman" w:hAnsi="Times New Roman" w:cs="Times New Roman"/>
                <w:szCs w:val="24"/>
              </w:rPr>
            </w:pPr>
            <w:r w:rsidRPr="00BA2915">
              <w:rPr>
                <w:rFonts w:ascii="Times New Roman" w:hAnsi="Times New Roman" w:cs="Times New Roman"/>
                <w:szCs w:val="24"/>
              </w:rPr>
              <w:t>Float</w:t>
            </w:r>
          </w:p>
        </w:tc>
        <w:tc>
          <w:tcPr>
            <w:tcW w:w="4757" w:type="dxa"/>
          </w:tcPr>
          <w:p w:rsidR="00E066C9" w:rsidRPr="00BA2915" w:rsidRDefault="009E6E71">
            <w:pPr>
              <w:widowControl/>
              <w:jc w:val="both"/>
              <w:rPr>
                <w:rFonts w:ascii="Times New Roman" w:hAnsi="Times New Roman" w:cs="Times New Roman"/>
                <w:szCs w:val="24"/>
              </w:rPr>
            </w:pPr>
            <w:r>
              <w:rPr>
                <w:rFonts w:ascii="Times New Roman" w:hAnsi="Times New Roman" w:cs="Times New Roman" w:hint="eastAsia"/>
                <w:szCs w:val="24"/>
              </w:rPr>
              <w:t>A</w:t>
            </w:r>
            <w:r w:rsidR="00E066C9" w:rsidRPr="00BA2915">
              <w:rPr>
                <w:rFonts w:ascii="Times New Roman" w:hAnsi="Times New Roman" w:cs="Times New Roman"/>
                <w:szCs w:val="24"/>
              </w:rPr>
              <w:t>mount of rainfall, measured in millimeter</w:t>
            </w:r>
          </w:p>
        </w:tc>
      </w:tr>
    </w:tbl>
    <w:p w:rsidR="00023A50" w:rsidRDefault="00023A50" w:rsidP="00D8412F">
      <w:pPr>
        <w:ind w:firstLine="360"/>
        <w:jc w:val="both"/>
        <w:rPr>
          <w:rFonts w:ascii="Times New Roman" w:hAnsi="Times New Roman" w:cs="Times New Roman"/>
          <w:b/>
          <w:szCs w:val="24"/>
        </w:rPr>
      </w:pPr>
    </w:p>
    <w:p w:rsidR="00B55B95" w:rsidRPr="002C02BD" w:rsidDel="00AB5E9D" w:rsidRDefault="00B55B95" w:rsidP="007341C2">
      <w:pPr>
        <w:rPr>
          <w:del w:id="86" w:author="ASUS" w:date="2018-06-06T12:10:00Z"/>
          <w:rFonts w:ascii="Times New Roman" w:hAnsi="Times New Roman" w:cs="Times New Roman"/>
          <w:szCs w:val="24"/>
        </w:rPr>
      </w:pPr>
      <w:del w:id="87" w:author="ASUS" w:date="2018-06-06T12:10:00Z">
        <w:r w:rsidRPr="002C02BD" w:rsidDel="00AB5E9D">
          <w:rPr>
            <w:rFonts w:ascii="Times New Roman" w:hAnsi="Times New Roman" w:cs="Times New Roman" w:hint="eastAsia"/>
            <w:szCs w:val="24"/>
          </w:rPr>
          <w:delText>2.2. The proposed method</w:delText>
        </w:r>
      </w:del>
    </w:p>
    <w:p w:rsidR="000B5BEC" w:rsidDel="00AB5E9D" w:rsidRDefault="00B55B95" w:rsidP="00F20F10">
      <w:pPr>
        <w:ind w:firstLine="360"/>
        <w:jc w:val="both"/>
        <w:rPr>
          <w:del w:id="88" w:author="ASUS" w:date="2018-06-06T12:10:00Z"/>
          <w:rFonts w:ascii="Times New Roman" w:hAnsi="Times New Roman" w:cs="Times New Roman"/>
          <w:szCs w:val="24"/>
        </w:rPr>
      </w:pPr>
      <w:del w:id="89" w:author="ASUS" w:date="2018-06-06T12:10:00Z">
        <w:r w:rsidDel="00AB5E9D">
          <w:rPr>
            <w:rFonts w:ascii="Times New Roman" w:hAnsi="Times New Roman" w:cs="Times New Roman" w:hint="eastAsia"/>
            <w:szCs w:val="24"/>
          </w:rPr>
          <w:delText>This paper</w:delText>
        </w:r>
        <w:r w:rsidR="00D8412F" w:rsidRPr="00BA2915" w:rsidDel="00AB5E9D">
          <w:rPr>
            <w:rFonts w:ascii="Times New Roman" w:hAnsi="Times New Roman" w:cs="Times New Roman"/>
            <w:szCs w:val="24"/>
          </w:rPr>
          <w:delText xml:space="preserve"> use</w:delText>
        </w:r>
        <w:r w:rsidDel="00AB5E9D">
          <w:rPr>
            <w:rFonts w:ascii="Times New Roman" w:hAnsi="Times New Roman" w:cs="Times New Roman" w:hint="eastAsia"/>
            <w:szCs w:val="24"/>
          </w:rPr>
          <w:delText>d</w:delText>
        </w:r>
        <w:r w:rsidR="00D8412F" w:rsidRPr="00BA2915" w:rsidDel="00AB5E9D">
          <w:rPr>
            <w:rFonts w:ascii="Times New Roman" w:hAnsi="Times New Roman" w:cs="Times New Roman"/>
            <w:szCs w:val="24"/>
          </w:rPr>
          <w:delText xml:space="preserve"> </w:delText>
        </w:r>
        <w:r w:rsidR="00551B13" w:rsidRPr="00BA2915" w:rsidDel="00AB5E9D">
          <w:rPr>
            <w:rFonts w:ascii="Times New Roman" w:hAnsi="Times New Roman" w:cs="Times New Roman"/>
            <w:szCs w:val="24"/>
          </w:rPr>
          <w:delText>four</w:delText>
        </w:r>
        <w:r w:rsidR="00502142" w:rsidDel="00AB5E9D">
          <w:rPr>
            <w:rFonts w:ascii="Times New Roman" w:hAnsi="Times New Roman" w:cs="Times New Roman" w:hint="eastAsia"/>
            <w:szCs w:val="24"/>
          </w:rPr>
          <w:delText xml:space="preserve"> steps </w:delText>
        </w:r>
        <w:r w:rsidR="00D8412F" w:rsidRPr="00BA2915" w:rsidDel="00AB5E9D">
          <w:rPr>
            <w:rFonts w:ascii="Times New Roman" w:hAnsi="Times New Roman" w:cs="Times New Roman"/>
            <w:szCs w:val="24"/>
          </w:rPr>
          <w:delText>to predict travel time</w:delText>
        </w:r>
        <w:r w:rsidR="00475109" w:rsidRPr="00BA2915" w:rsidDel="00AB5E9D">
          <w:rPr>
            <w:rFonts w:ascii="Times New Roman" w:hAnsi="Times New Roman" w:cs="Times New Roman"/>
            <w:szCs w:val="24"/>
          </w:rPr>
          <w:delText>, namely, data collection, d</w:delText>
        </w:r>
        <w:r w:rsidR="00D8412F" w:rsidRPr="00BA2915" w:rsidDel="00AB5E9D">
          <w:rPr>
            <w:rFonts w:ascii="Times New Roman" w:hAnsi="Times New Roman" w:cs="Times New Roman"/>
            <w:szCs w:val="24"/>
          </w:rPr>
          <w:delText>ata preprocessing</w:delText>
        </w:r>
        <w:r w:rsidR="00475109" w:rsidRPr="00BA2915" w:rsidDel="00AB5E9D">
          <w:rPr>
            <w:rFonts w:ascii="Times New Roman" w:hAnsi="Times New Roman" w:cs="Times New Roman"/>
            <w:szCs w:val="24"/>
          </w:rPr>
          <w:delText>, m</w:delText>
        </w:r>
        <w:r w:rsidR="00D8412F" w:rsidRPr="00BA2915" w:rsidDel="00AB5E9D">
          <w:rPr>
            <w:rFonts w:ascii="Times New Roman" w:hAnsi="Times New Roman" w:cs="Times New Roman"/>
            <w:szCs w:val="24"/>
          </w:rPr>
          <w:delText xml:space="preserve">odel selection, </w:delText>
        </w:r>
        <w:r w:rsidR="00313758" w:rsidRPr="00BA2915" w:rsidDel="00AB5E9D">
          <w:rPr>
            <w:rFonts w:ascii="Times New Roman" w:hAnsi="Times New Roman" w:cs="Times New Roman"/>
            <w:szCs w:val="24"/>
          </w:rPr>
          <w:delText xml:space="preserve">and </w:delText>
        </w:r>
        <w:r w:rsidR="00D8412F" w:rsidRPr="00BA2915" w:rsidDel="00AB5E9D">
          <w:rPr>
            <w:rFonts w:ascii="Times New Roman" w:hAnsi="Times New Roman" w:cs="Times New Roman"/>
            <w:szCs w:val="24"/>
          </w:rPr>
          <w:delText>DF approach</w:delText>
        </w:r>
        <w:r w:rsidDel="00AB5E9D">
          <w:rPr>
            <w:rFonts w:ascii="Times New Roman" w:hAnsi="Times New Roman" w:cs="Times New Roman" w:hint="eastAsia"/>
            <w:szCs w:val="24"/>
          </w:rPr>
          <w:delText>,</w:delText>
        </w:r>
        <w:r w:rsidR="00660D0C" w:rsidRPr="00BA2915" w:rsidDel="00AB5E9D">
          <w:rPr>
            <w:rFonts w:ascii="Times New Roman" w:hAnsi="Times New Roman" w:cs="Times New Roman"/>
            <w:szCs w:val="24"/>
          </w:rPr>
          <w:delText xml:space="preserve"> </w:delText>
        </w:r>
        <w:r w:rsidR="00475109" w:rsidRPr="00BA2915" w:rsidDel="00AB5E9D">
          <w:rPr>
            <w:rFonts w:ascii="Times New Roman" w:hAnsi="Times New Roman" w:cs="Times New Roman"/>
            <w:szCs w:val="24"/>
          </w:rPr>
          <w:delText>and m</w:delText>
        </w:r>
        <w:r w:rsidR="00D8412F" w:rsidRPr="00BA2915" w:rsidDel="00AB5E9D">
          <w:rPr>
            <w:rFonts w:ascii="Times New Roman" w:hAnsi="Times New Roman" w:cs="Times New Roman"/>
            <w:szCs w:val="24"/>
          </w:rPr>
          <w:delText xml:space="preserve">odel </w:delText>
        </w:r>
        <w:r w:rsidR="00D8412F" w:rsidRPr="00BA2915" w:rsidDel="00AB5E9D">
          <w:rPr>
            <w:rFonts w:ascii="Times New Roman" w:hAnsi="Times New Roman" w:cs="Times New Roman"/>
          </w:rPr>
          <w:delText>testing</w:delText>
        </w:r>
        <w:r w:rsidR="00D8412F" w:rsidRPr="00BA2915" w:rsidDel="00AB5E9D">
          <w:rPr>
            <w:rFonts w:ascii="Times New Roman" w:hAnsi="Times New Roman" w:cs="Times New Roman"/>
            <w:szCs w:val="24"/>
          </w:rPr>
          <w:delText>.</w:delText>
        </w:r>
        <w:r w:rsidR="00D01F3C" w:rsidRPr="00BA2915" w:rsidDel="00AB5E9D">
          <w:rPr>
            <w:rFonts w:ascii="Times New Roman" w:hAnsi="Times New Roman" w:cs="Times New Roman"/>
            <w:szCs w:val="24"/>
          </w:rPr>
          <w:delText xml:space="preserve"> </w:delText>
        </w:r>
        <w:r w:rsidR="00D8412F" w:rsidRPr="00BA2915" w:rsidDel="00AB5E9D">
          <w:rPr>
            <w:rFonts w:ascii="Times New Roman" w:hAnsi="Times New Roman" w:cs="Times New Roman"/>
            <w:szCs w:val="24"/>
          </w:rPr>
          <w:delText xml:space="preserve">Fig. </w:delText>
        </w:r>
        <w:r w:rsidDel="00AB5E9D">
          <w:rPr>
            <w:rFonts w:ascii="Times New Roman" w:hAnsi="Times New Roman" w:cs="Times New Roman" w:hint="eastAsia"/>
            <w:szCs w:val="24"/>
          </w:rPr>
          <w:delText>5</w:delText>
        </w:r>
        <w:r w:rsidR="00D8412F" w:rsidRPr="00BA2915" w:rsidDel="00AB5E9D">
          <w:rPr>
            <w:rFonts w:ascii="Times New Roman" w:hAnsi="Times New Roman" w:cs="Times New Roman"/>
            <w:szCs w:val="24"/>
          </w:rPr>
          <w:delText xml:space="preserve"> </w:delText>
        </w:r>
        <w:r w:rsidR="00BB3328" w:rsidRPr="00BA2915" w:rsidDel="00AB5E9D">
          <w:rPr>
            <w:rFonts w:ascii="Times New Roman" w:hAnsi="Times New Roman" w:cs="Times New Roman"/>
            <w:szCs w:val="24"/>
          </w:rPr>
          <w:delText>illustrates</w:delText>
        </w:r>
        <w:r w:rsidR="00D8412F" w:rsidRPr="00BA2915" w:rsidDel="00AB5E9D">
          <w:rPr>
            <w:rFonts w:ascii="Times New Roman" w:hAnsi="Times New Roman" w:cs="Times New Roman"/>
            <w:szCs w:val="24"/>
          </w:rPr>
          <w:delText xml:space="preserve"> </w:delText>
        </w:r>
        <w:r w:rsidR="002D3CE3" w:rsidRPr="00BA2915" w:rsidDel="00AB5E9D">
          <w:rPr>
            <w:rFonts w:ascii="Times New Roman" w:hAnsi="Times New Roman" w:cs="Times New Roman"/>
            <w:szCs w:val="24"/>
          </w:rPr>
          <w:delText>th</w:delText>
        </w:r>
        <w:r w:rsidDel="00AB5E9D">
          <w:rPr>
            <w:rFonts w:ascii="Times New Roman" w:hAnsi="Times New Roman" w:cs="Times New Roman" w:hint="eastAsia"/>
            <w:szCs w:val="24"/>
          </w:rPr>
          <w:delText xml:space="preserve">ese </w:delText>
        </w:r>
        <w:r w:rsidR="002D3CE3" w:rsidRPr="00BA2915" w:rsidDel="00AB5E9D">
          <w:rPr>
            <w:rFonts w:ascii="Times New Roman" w:hAnsi="Times New Roman" w:cs="Times New Roman"/>
            <w:szCs w:val="24"/>
          </w:rPr>
          <w:delText xml:space="preserve">four </w:delText>
        </w:r>
        <w:r w:rsidR="00502142" w:rsidDel="00AB5E9D">
          <w:rPr>
            <w:rFonts w:ascii="Times New Roman" w:hAnsi="Times New Roman" w:cs="Times New Roman" w:hint="eastAsia"/>
            <w:szCs w:val="24"/>
          </w:rPr>
          <w:delText xml:space="preserve">steps. </w:delText>
        </w:r>
        <w:r w:rsidR="000B5BEC" w:rsidRPr="00BA2915" w:rsidDel="00AB5E9D">
          <w:rPr>
            <w:rFonts w:ascii="Times New Roman" w:hAnsi="Times New Roman" w:cs="Times New Roman"/>
            <w:szCs w:val="24"/>
          </w:rPr>
          <w:delText xml:space="preserve">Except </w:delText>
        </w:r>
        <w:r w:rsidR="000B5BEC" w:rsidDel="00AB5E9D">
          <w:rPr>
            <w:rFonts w:ascii="Times New Roman" w:hAnsi="Times New Roman" w:cs="Times New Roman" w:hint="eastAsia"/>
            <w:szCs w:val="24"/>
          </w:rPr>
          <w:delText xml:space="preserve">the fourth </w:delText>
        </w:r>
        <w:r w:rsidR="00502142" w:rsidDel="00AB5E9D">
          <w:rPr>
            <w:rFonts w:ascii="Times New Roman" w:hAnsi="Times New Roman" w:cs="Times New Roman" w:hint="eastAsia"/>
            <w:szCs w:val="24"/>
          </w:rPr>
          <w:delText>step</w:delText>
        </w:r>
        <w:r w:rsidR="000B5BEC" w:rsidDel="00AB5E9D">
          <w:rPr>
            <w:rFonts w:ascii="Times New Roman" w:hAnsi="Times New Roman" w:cs="Times New Roman" w:hint="eastAsia"/>
            <w:szCs w:val="24"/>
          </w:rPr>
          <w:delText xml:space="preserve">, i.e., </w:delText>
        </w:r>
        <w:r w:rsidR="00502142" w:rsidDel="00AB5E9D">
          <w:rPr>
            <w:rFonts w:ascii="Times New Roman" w:hAnsi="Times New Roman" w:cs="Times New Roman" w:hint="eastAsia"/>
            <w:szCs w:val="24"/>
          </w:rPr>
          <w:delText xml:space="preserve">using </w:delText>
        </w:r>
        <w:r w:rsidR="000B5BEC" w:rsidRPr="00BA2915" w:rsidDel="00AB5E9D">
          <w:rPr>
            <w:rFonts w:ascii="Times New Roman" w:hAnsi="Times New Roman" w:cs="Times New Roman"/>
            <w:szCs w:val="24"/>
          </w:rPr>
          <w:delText>DF approach, the other steps are similar to the traditional ones.</w:delText>
        </w:r>
        <w:r w:rsidR="000B5BEC" w:rsidDel="00AB5E9D">
          <w:rPr>
            <w:rFonts w:ascii="Times New Roman" w:hAnsi="Times New Roman" w:cs="Times New Roman" w:hint="eastAsia"/>
            <w:szCs w:val="24"/>
          </w:rPr>
          <w:delText xml:space="preserve"> </w:delText>
        </w:r>
      </w:del>
    </w:p>
    <w:p w:rsidR="00F20F10" w:rsidRPr="00BA2915" w:rsidDel="00AB5E9D" w:rsidRDefault="000B5BEC" w:rsidP="00F20F10">
      <w:pPr>
        <w:ind w:firstLine="360"/>
        <w:jc w:val="both"/>
        <w:rPr>
          <w:del w:id="90" w:author="ASUS" w:date="2018-06-06T12:10:00Z"/>
          <w:rFonts w:ascii="Times New Roman" w:hAnsi="Times New Roman" w:cs="Times New Roman"/>
        </w:rPr>
      </w:pPr>
      <w:del w:id="91" w:author="ASUS" w:date="2018-06-06T12:10:00Z">
        <w:r w:rsidDel="00AB5E9D">
          <w:rPr>
            <w:rFonts w:ascii="Times New Roman" w:hAnsi="Times New Roman" w:cs="Times New Roman" w:hint="eastAsia"/>
            <w:szCs w:val="24"/>
          </w:rPr>
          <w:delText>In the f</w:delText>
        </w:r>
        <w:r w:rsidR="00377C03" w:rsidRPr="00BA2915" w:rsidDel="00AB5E9D">
          <w:rPr>
            <w:rFonts w:ascii="Times New Roman" w:hAnsi="Times New Roman" w:cs="Times New Roman"/>
            <w:szCs w:val="24"/>
          </w:rPr>
          <w:delText>irst</w:delText>
        </w:r>
        <w:r w:rsidDel="00AB5E9D">
          <w:rPr>
            <w:rFonts w:ascii="Times New Roman" w:hAnsi="Times New Roman" w:cs="Times New Roman" w:hint="eastAsia"/>
            <w:szCs w:val="24"/>
          </w:rPr>
          <w:delText xml:space="preserve"> </w:delText>
        </w:r>
        <w:r w:rsidR="00502142" w:rsidDel="00AB5E9D">
          <w:rPr>
            <w:rFonts w:ascii="Times New Roman" w:hAnsi="Times New Roman" w:cs="Times New Roman" w:hint="eastAsia"/>
            <w:szCs w:val="24"/>
          </w:rPr>
          <w:delText>step</w:delText>
        </w:r>
        <w:r w:rsidR="00377C03" w:rsidRPr="00BA2915" w:rsidDel="00AB5E9D">
          <w:rPr>
            <w:rFonts w:ascii="Times New Roman" w:hAnsi="Times New Roman" w:cs="Times New Roman"/>
            <w:szCs w:val="24"/>
          </w:rPr>
          <w:delText xml:space="preserve">, </w:delText>
        </w:r>
        <w:r w:rsidR="00B55B95" w:rsidDel="00AB5E9D">
          <w:rPr>
            <w:rFonts w:ascii="Times New Roman" w:hAnsi="Times New Roman" w:cs="Times New Roman" w:hint="eastAsia"/>
            <w:szCs w:val="24"/>
          </w:rPr>
          <w:delText xml:space="preserve">the paper adopted </w:delText>
        </w:r>
        <w:r w:rsidR="00A20D01" w:rsidRPr="00BA2915" w:rsidDel="00AB5E9D">
          <w:rPr>
            <w:rFonts w:ascii="Times New Roman" w:hAnsi="Times New Roman" w:cs="Times New Roman"/>
            <w:szCs w:val="24"/>
          </w:rPr>
          <w:delText>KDDC</w:delText>
        </w:r>
        <w:r w:rsidR="00B55B95" w:rsidDel="00AB5E9D">
          <w:rPr>
            <w:rFonts w:ascii="Times New Roman" w:hAnsi="Times New Roman" w:cs="Times New Roman" w:hint="eastAsia"/>
            <w:szCs w:val="24"/>
          </w:rPr>
          <w:delText xml:space="preserve">up </w:delText>
        </w:r>
        <w:r w:rsidR="00A20D01" w:rsidRPr="00BA2915" w:rsidDel="00AB5E9D">
          <w:rPr>
            <w:rFonts w:ascii="Times New Roman" w:hAnsi="Times New Roman" w:cs="Times New Roman"/>
            <w:szCs w:val="24"/>
          </w:rPr>
          <w:delText>2017’s traffic-flow dataset</w:delText>
        </w:r>
        <w:r w:rsidR="00B55B95" w:rsidDel="00AB5E9D">
          <w:rPr>
            <w:rFonts w:ascii="Times New Roman" w:hAnsi="Times New Roman" w:cs="Times New Roman" w:hint="eastAsia"/>
            <w:szCs w:val="24"/>
          </w:rPr>
          <w:delText xml:space="preserve"> and then normalized</w:delText>
        </w:r>
        <w:r w:rsidR="00475109" w:rsidRPr="00BA2915" w:rsidDel="00AB5E9D">
          <w:rPr>
            <w:rFonts w:ascii="Times New Roman" w:hAnsi="Times New Roman" w:cs="Times New Roman"/>
          </w:rPr>
          <w:delText xml:space="preserve"> </w:delText>
        </w:r>
        <w:r w:rsidR="00B55B95" w:rsidDel="00AB5E9D">
          <w:rPr>
            <w:rFonts w:ascii="Times New Roman" w:hAnsi="Times New Roman" w:cs="Times New Roman" w:hint="eastAsia"/>
          </w:rPr>
          <w:delText xml:space="preserve">it. In the second </w:delText>
        </w:r>
        <w:r w:rsidR="00502142" w:rsidDel="00AB5E9D">
          <w:rPr>
            <w:rFonts w:ascii="Times New Roman" w:hAnsi="Times New Roman" w:cs="Times New Roman" w:hint="eastAsia"/>
          </w:rPr>
          <w:delText>step</w:delText>
        </w:r>
        <w:r w:rsidR="00B55B95" w:rsidDel="00AB5E9D">
          <w:rPr>
            <w:rFonts w:ascii="Times New Roman" w:hAnsi="Times New Roman" w:cs="Times New Roman" w:hint="eastAsia"/>
          </w:rPr>
          <w:delText xml:space="preserve">, the paper </w:delText>
        </w:r>
        <w:r w:rsidR="00377C03" w:rsidRPr="00BA2915" w:rsidDel="00AB5E9D">
          <w:rPr>
            <w:rFonts w:ascii="Times New Roman" w:hAnsi="Times New Roman" w:cs="Times New Roman"/>
          </w:rPr>
          <w:delText xml:space="preserve">filtered </w:delText>
        </w:r>
        <w:r w:rsidR="00D8412F" w:rsidRPr="00BA2915" w:rsidDel="00AB5E9D">
          <w:rPr>
            <w:rFonts w:ascii="Times New Roman" w:hAnsi="Times New Roman" w:cs="Times New Roman"/>
          </w:rPr>
          <w:delText>the missing data and extract</w:delText>
        </w:r>
        <w:r w:rsidR="00377C03" w:rsidRPr="00BA2915" w:rsidDel="00AB5E9D">
          <w:rPr>
            <w:rFonts w:ascii="Times New Roman" w:hAnsi="Times New Roman" w:cs="Times New Roman"/>
          </w:rPr>
          <w:delText>ed</w:delText>
        </w:r>
        <w:r w:rsidR="00D8412F" w:rsidRPr="00BA2915" w:rsidDel="00AB5E9D">
          <w:rPr>
            <w:rFonts w:ascii="Times New Roman" w:hAnsi="Times New Roman" w:cs="Times New Roman"/>
          </w:rPr>
          <w:delText xml:space="preserve"> features from the original dataset. In </w:delText>
        </w:r>
        <w:r w:rsidR="00377C03" w:rsidRPr="00BA2915" w:rsidDel="00AB5E9D">
          <w:rPr>
            <w:rFonts w:ascii="Times New Roman" w:hAnsi="Times New Roman" w:cs="Times New Roman"/>
          </w:rPr>
          <w:delText xml:space="preserve">the next </w:delText>
        </w:r>
        <w:r w:rsidR="00D8412F" w:rsidRPr="00BA2915" w:rsidDel="00AB5E9D">
          <w:rPr>
            <w:rFonts w:ascii="Times New Roman" w:hAnsi="Times New Roman" w:cs="Times New Roman"/>
          </w:rPr>
          <w:delText xml:space="preserve">step, </w:delText>
        </w:r>
        <w:r w:rsidR="00B55B95" w:rsidDel="00AB5E9D">
          <w:rPr>
            <w:rFonts w:ascii="Times New Roman" w:hAnsi="Times New Roman" w:cs="Times New Roman" w:hint="eastAsia"/>
          </w:rPr>
          <w:delText xml:space="preserve">the paper </w:delText>
        </w:r>
        <w:r w:rsidR="00D8412F" w:rsidRPr="00BA2915" w:rsidDel="00AB5E9D">
          <w:rPr>
            <w:rFonts w:ascii="Times New Roman" w:hAnsi="Times New Roman" w:cs="Times New Roman"/>
          </w:rPr>
          <w:delText>use</w:delText>
        </w:r>
        <w:r w:rsidR="00B55B95" w:rsidDel="00AB5E9D">
          <w:rPr>
            <w:rFonts w:ascii="Times New Roman" w:hAnsi="Times New Roman" w:cs="Times New Roman" w:hint="eastAsia"/>
          </w:rPr>
          <w:delText>d</w:delText>
        </w:r>
        <w:r w:rsidR="00D8412F" w:rsidRPr="00BA2915" w:rsidDel="00AB5E9D">
          <w:rPr>
            <w:rFonts w:ascii="Times New Roman" w:hAnsi="Times New Roman" w:cs="Times New Roman"/>
          </w:rPr>
          <w:delText xml:space="preserve"> the cross validation method to select </w:delText>
        </w:r>
        <w:r w:rsidR="00377C03" w:rsidRPr="00BA2915" w:rsidDel="00AB5E9D">
          <w:rPr>
            <w:rFonts w:ascii="Times New Roman" w:hAnsi="Times New Roman" w:cs="Times New Roman"/>
          </w:rPr>
          <w:delText xml:space="preserve">base </w:delText>
        </w:r>
        <w:r w:rsidR="00D8412F" w:rsidRPr="00BA2915" w:rsidDel="00AB5E9D">
          <w:rPr>
            <w:rFonts w:ascii="Times New Roman" w:hAnsi="Times New Roman" w:cs="Times New Roman"/>
          </w:rPr>
          <w:delText>model</w:delText>
        </w:r>
        <w:r w:rsidR="00377C03" w:rsidRPr="00BA2915" w:rsidDel="00AB5E9D">
          <w:rPr>
            <w:rFonts w:ascii="Times New Roman" w:hAnsi="Times New Roman" w:cs="Times New Roman"/>
          </w:rPr>
          <w:delText xml:space="preserve"> from four models, </w:delText>
        </w:r>
        <w:r w:rsidR="00A7404E" w:rsidRPr="00BA2915" w:rsidDel="00AB5E9D">
          <w:rPr>
            <w:rFonts w:ascii="Times New Roman" w:hAnsi="Times New Roman" w:cs="Times New Roman"/>
          </w:rPr>
          <w:delText>SVR</w:delText>
        </w:r>
        <w:r w:rsidR="00D01F3C" w:rsidRPr="00BA2915" w:rsidDel="00AB5E9D">
          <w:rPr>
            <w:rFonts w:ascii="Times New Roman" w:hAnsi="Times New Roman" w:cs="Times New Roman"/>
          </w:rPr>
          <w:delText xml:space="preserve"> model</w:delText>
        </w:r>
        <w:r w:rsidR="00A7404E" w:rsidRPr="00BA2915" w:rsidDel="00AB5E9D">
          <w:rPr>
            <w:rFonts w:ascii="Times New Roman" w:hAnsi="Times New Roman" w:cs="Times New Roman"/>
          </w:rPr>
          <w:delText>, KNN</w:delText>
        </w:r>
        <w:r w:rsidR="00D01F3C" w:rsidRPr="00BA2915" w:rsidDel="00AB5E9D">
          <w:rPr>
            <w:rFonts w:ascii="Times New Roman" w:hAnsi="Times New Roman" w:cs="Times New Roman"/>
          </w:rPr>
          <w:delText xml:space="preserve"> model</w:delText>
        </w:r>
        <w:r w:rsidR="00A7404E" w:rsidRPr="00BA2915" w:rsidDel="00AB5E9D">
          <w:rPr>
            <w:rFonts w:ascii="Times New Roman" w:hAnsi="Times New Roman" w:cs="Times New Roman"/>
          </w:rPr>
          <w:delText>, NN</w:delText>
        </w:r>
        <w:r w:rsidR="00D01F3C" w:rsidRPr="00BA2915" w:rsidDel="00AB5E9D">
          <w:rPr>
            <w:rFonts w:ascii="Times New Roman" w:hAnsi="Times New Roman" w:cs="Times New Roman"/>
          </w:rPr>
          <w:delText xml:space="preserve"> model</w:delText>
        </w:r>
        <w:r w:rsidR="00A7404E" w:rsidRPr="00BA2915" w:rsidDel="00AB5E9D">
          <w:rPr>
            <w:rFonts w:ascii="Times New Roman" w:hAnsi="Times New Roman" w:cs="Times New Roman"/>
          </w:rPr>
          <w:delText>, and GBRT</w:delText>
        </w:r>
        <w:r w:rsidR="00D01F3C" w:rsidRPr="00BA2915" w:rsidDel="00AB5E9D">
          <w:rPr>
            <w:rFonts w:ascii="Times New Roman" w:hAnsi="Times New Roman" w:cs="Times New Roman"/>
          </w:rPr>
          <w:delText xml:space="preserve"> model</w:delText>
        </w:r>
        <w:r w:rsidR="00377C03" w:rsidRPr="00BA2915" w:rsidDel="00AB5E9D">
          <w:rPr>
            <w:rFonts w:ascii="Times New Roman" w:hAnsi="Times New Roman" w:cs="Times New Roman"/>
          </w:rPr>
          <w:delText>, according to accuracy results of these candidate models</w:delText>
        </w:r>
        <w:r w:rsidR="00D8412F" w:rsidRPr="00BA2915" w:rsidDel="00AB5E9D">
          <w:rPr>
            <w:rFonts w:ascii="Times New Roman" w:hAnsi="Times New Roman" w:cs="Times New Roman"/>
          </w:rPr>
          <w:delText xml:space="preserve">. </w:delText>
        </w:r>
        <w:r w:rsidR="00F20F10" w:rsidRPr="00BA2915" w:rsidDel="00AB5E9D">
          <w:rPr>
            <w:rFonts w:ascii="Times New Roman" w:hAnsi="Times New Roman" w:cs="Times New Roman"/>
            <w:szCs w:val="24"/>
          </w:rPr>
          <w:delText>As mentioned</w:delText>
        </w:r>
        <w:r w:rsidR="00F20F10" w:rsidDel="00AB5E9D">
          <w:rPr>
            <w:rFonts w:ascii="Times New Roman" w:hAnsi="Times New Roman" w:cs="Times New Roman" w:hint="eastAsia"/>
            <w:szCs w:val="24"/>
          </w:rPr>
          <w:delText xml:space="preserve"> before</w:delText>
        </w:r>
        <w:r w:rsidR="00F20F10" w:rsidRPr="00BA2915" w:rsidDel="00AB5E9D">
          <w:rPr>
            <w:rFonts w:ascii="Times New Roman" w:hAnsi="Times New Roman" w:cs="Times New Roman"/>
            <w:szCs w:val="24"/>
          </w:rPr>
          <w:delText xml:space="preserve">, there are </w:delText>
        </w:r>
        <w:r w:rsidR="00F20F10" w:rsidDel="00AB5E9D">
          <w:rPr>
            <w:rFonts w:ascii="Times New Roman" w:hAnsi="Times New Roman" w:cs="Times New Roman" w:hint="eastAsia"/>
            <w:szCs w:val="24"/>
          </w:rPr>
          <w:delText xml:space="preserve">several </w:delText>
        </w:r>
        <w:r w:rsidR="00F20F10" w:rsidRPr="00BA2915" w:rsidDel="00AB5E9D">
          <w:rPr>
            <w:rFonts w:ascii="Times New Roman" w:hAnsi="Times New Roman" w:cs="Times New Roman"/>
            <w:szCs w:val="24"/>
          </w:rPr>
          <w:delText xml:space="preserve">different models </w:delText>
        </w:r>
        <w:r w:rsidR="00502142" w:rsidDel="00AB5E9D">
          <w:rPr>
            <w:rFonts w:ascii="Times New Roman" w:hAnsi="Times New Roman" w:cs="Times New Roman" w:hint="eastAsia"/>
            <w:szCs w:val="24"/>
          </w:rPr>
          <w:delText xml:space="preserve">used </w:delText>
        </w:r>
        <w:r w:rsidR="00F20F10" w:rsidRPr="00BA2915" w:rsidDel="00AB5E9D">
          <w:rPr>
            <w:rFonts w:ascii="Times New Roman" w:hAnsi="Times New Roman" w:cs="Times New Roman"/>
            <w:szCs w:val="24"/>
          </w:rPr>
          <w:delText>to predict travel time</w:delText>
        </w:r>
        <w:r w:rsidR="00F20F10" w:rsidDel="00AB5E9D">
          <w:rPr>
            <w:rFonts w:ascii="Times New Roman" w:hAnsi="Times New Roman" w:cs="Times New Roman" w:hint="eastAsia"/>
            <w:szCs w:val="24"/>
          </w:rPr>
          <w:delText xml:space="preserve">, </w:delText>
        </w:r>
        <w:r w:rsidR="00F20F10" w:rsidRPr="00BA2915" w:rsidDel="00AB5E9D">
          <w:rPr>
            <w:rFonts w:ascii="Times New Roman" w:hAnsi="Times New Roman" w:cs="Times New Roman"/>
            <w:szCs w:val="24"/>
          </w:rPr>
          <w:delText xml:space="preserve">each </w:delText>
        </w:r>
        <w:r w:rsidR="00F20F10" w:rsidDel="00AB5E9D">
          <w:rPr>
            <w:rFonts w:ascii="Times New Roman" w:hAnsi="Times New Roman" w:cs="Times New Roman" w:hint="eastAsia"/>
            <w:szCs w:val="24"/>
          </w:rPr>
          <w:delText xml:space="preserve">of which has its own edges for different features and </w:delText>
        </w:r>
        <w:r w:rsidR="00502142" w:rsidDel="00AB5E9D">
          <w:rPr>
            <w:rFonts w:ascii="Times New Roman" w:hAnsi="Times New Roman" w:cs="Times New Roman" w:hint="eastAsia"/>
            <w:szCs w:val="24"/>
          </w:rPr>
          <w:delText xml:space="preserve">in </w:delText>
        </w:r>
        <w:r w:rsidR="00502142" w:rsidDel="00AB5E9D">
          <w:rPr>
            <w:rFonts w:ascii="Times New Roman" w:hAnsi="Times New Roman" w:cs="Times New Roman"/>
            <w:szCs w:val="24"/>
          </w:rPr>
          <w:delText>different</w:delText>
        </w:r>
        <w:r w:rsidR="00502142" w:rsidDel="00AB5E9D">
          <w:rPr>
            <w:rFonts w:ascii="Times New Roman" w:hAnsi="Times New Roman" w:cs="Times New Roman" w:hint="eastAsia"/>
            <w:szCs w:val="24"/>
          </w:rPr>
          <w:delText xml:space="preserve"> </w:delText>
        </w:r>
        <w:r w:rsidR="00F20F10" w:rsidDel="00AB5E9D">
          <w:rPr>
            <w:rFonts w:ascii="Times New Roman" w:hAnsi="Times New Roman" w:cs="Times New Roman" w:hint="eastAsia"/>
            <w:szCs w:val="24"/>
          </w:rPr>
          <w:delText>data distribution</w:delText>
        </w:r>
        <w:r w:rsidR="004F456B" w:rsidDel="00AB5E9D">
          <w:rPr>
            <w:rFonts w:ascii="Times New Roman" w:hAnsi="Times New Roman" w:cs="Times New Roman" w:hint="eastAsia"/>
            <w:szCs w:val="24"/>
          </w:rPr>
          <w:delText>. I</w:delText>
        </w:r>
        <w:r w:rsidR="00F20F10" w:rsidRPr="00BA2915" w:rsidDel="00AB5E9D">
          <w:rPr>
            <w:rFonts w:ascii="Times New Roman" w:hAnsi="Times New Roman" w:cs="Times New Roman"/>
            <w:szCs w:val="24"/>
          </w:rPr>
          <w:delText>t is hard to</w:delText>
        </w:r>
        <w:r w:rsidR="00F20F10" w:rsidRPr="00BA2915" w:rsidDel="00AB5E9D">
          <w:rPr>
            <w:rFonts w:ascii="Times New Roman" w:hAnsi="Times New Roman" w:cs="Times New Roman"/>
          </w:rPr>
          <w:delText xml:space="preserve"> </w:delText>
        </w:r>
        <w:r w:rsidR="00F20F10" w:rsidRPr="00BA2915" w:rsidDel="00AB5E9D">
          <w:rPr>
            <w:rFonts w:ascii="Times New Roman" w:hAnsi="Times New Roman" w:cs="Times New Roman"/>
            <w:szCs w:val="24"/>
          </w:rPr>
          <w:delText xml:space="preserve">artificially determine which model </w:delText>
        </w:r>
        <w:r w:rsidR="00502142" w:rsidDel="00AB5E9D">
          <w:rPr>
            <w:rFonts w:ascii="Times New Roman" w:hAnsi="Times New Roman" w:cs="Times New Roman" w:hint="eastAsia"/>
            <w:szCs w:val="24"/>
          </w:rPr>
          <w:delText xml:space="preserve">is best </w:delText>
        </w:r>
        <w:r w:rsidR="00F20F10" w:rsidRPr="00BA2915" w:rsidDel="00AB5E9D">
          <w:rPr>
            <w:rFonts w:ascii="Times New Roman" w:hAnsi="Times New Roman" w:cs="Times New Roman"/>
            <w:szCs w:val="24"/>
          </w:rPr>
          <w:delText>to use.</w:delText>
        </w:r>
        <w:r w:rsidR="00F20F10" w:rsidRPr="00F20F10" w:rsidDel="00AB5E9D">
          <w:rPr>
            <w:rFonts w:ascii="Times New Roman" w:hAnsi="Times New Roman" w:cs="Times New Roman"/>
            <w:szCs w:val="24"/>
          </w:rPr>
          <w:delText xml:space="preserve"> </w:delText>
        </w:r>
        <w:r w:rsidR="00F20F10" w:rsidRPr="00BA2915" w:rsidDel="00AB5E9D">
          <w:rPr>
            <w:rFonts w:ascii="Times New Roman" w:hAnsi="Times New Roman" w:cs="Times New Roman"/>
            <w:szCs w:val="24"/>
          </w:rPr>
          <w:delText xml:space="preserve">Therefore, </w:delText>
        </w:r>
        <w:r w:rsidR="00F20F10" w:rsidDel="00AB5E9D">
          <w:rPr>
            <w:rFonts w:ascii="Times New Roman" w:hAnsi="Times New Roman" w:cs="Times New Roman" w:hint="eastAsia"/>
            <w:szCs w:val="24"/>
          </w:rPr>
          <w:delText xml:space="preserve">the paper </w:delText>
        </w:r>
        <w:r w:rsidR="00F20F10" w:rsidRPr="00BA2915" w:rsidDel="00AB5E9D">
          <w:rPr>
            <w:rFonts w:ascii="Times New Roman" w:hAnsi="Times New Roman" w:cs="Times New Roman"/>
          </w:rPr>
          <w:delText>use</w:delText>
        </w:r>
        <w:r w:rsidR="00F20F10" w:rsidDel="00AB5E9D">
          <w:rPr>
            <w:rFonts w:ascii="Times New Roman" w:hAnsi="Times New Roman" w:cs="Times New Roman" w:hint="eastAsia"/>
          </w:rPr>
          <w:delText>s</w:delText>
        </w:r>
        <w:r w:rsidR="00F20F10" w:rsidRPr="00BA2915" w:rsidDel="00AB5E9D">
          <w:rPr>
            <w:rFonts w:ascii="Times New Roman" w:hAnsi="Times New Roman" w:cs="Times New Roman"/>
          </w:rPr>
          <w:delText xml:space="preserve"> the cross validation method </w:delText>
        </w:r>
        <w:r w:rsidR="000E2783" w:rsidDel="00AB5E9D">
          <w:rPr>
            <w:rFonts w:ascii="Times New Roman" w:hAnsi="Times New Roman" w:cs="Times New Roman" w:hint="eastAsia"/>
          </w:rPr>
          <w:delText xml:space="preserve">[13] </w:delText>
        </w:r>
        <w:r w:rsidR="00F20F10" w:rsidRPr="00BA2915" w:rsidDel="00AB5E9D">
          <w:rPr>
            <w:rFonts w:ascii="Times New Roman" w:hAnsi="Times New Roman" w:cs="Times New Roman"/>
          </w:rPr>
          <w:delText>to select base model according to accuracy results of these four candidate models</w:delText>
        </w:r>
        <w:r w:rsidR="00F20F10" w:rsidRPr="00BA2915" w:rsidDel="00AB5E9D">
          <w:rPr>
            <w:rFonts w:ascii="Times New Roman" w:hAnsi="Times New Roman" w:cs="Times New Roman"/>
            <w:szCs w:val="24"/>
          </w:rPr>
          <w:delText>.</w:delText>
        </w:r>
        <w:r w:rsidR="00F20F10" w:rsidDel="00AB5E9D">
          <w:rPr>
            <w:rFonts w:ascii="Times New Roman" w:hAnsi="Times New Roman" w:cs="Times New Roman" w:hint="eastAsia"/>
            <w:szCs w:val="24"/>
          </w:rPr>
          <w:delText xml:space="preserve"> </w:delText>
        </w:r>
        <w:r w:rsidR="00F20F10" w:rsidRPr="00BA2915" w:rsidDel="00AB5E9D">
          <w:rPr>
            <w:rFonts w:ascii="Times New Roman" w:hAnsi="Times New Roman" w:cs="Times New Roman"/>
            <w:szCs w:val="24"/>
          </w:rPr>
          <w:delText xml:space="preserve">Fig. </w:delText>
        </w:r>
        <w:r w:rsidR="00F20F10" w:rsidDel="00AB5E9D">
          <w:rPr>
            <w:rFonts w:ascii="Times New Roman" w:hAnsi="Times New Roman" w:cs="Times New Roman" w:hint="eastAsia"/>
            <w:szCs w:val="24"/>
          </w:rPr>
          <w:delText>6</w:delText>
        </w:r>
        <w:r w:rsidR="00F20F10" w:rsidRPr="00BA2915" w:rsidDel="00AB5E9D">
          <w:rPr>
            <w:rFonts w:ascii="Times New Roman" w:hAnsi="Times New Roman" w:cs="Times New Roman"/>
            <w:szCs w:val="24"/>
          </w:rPr>
          <w:delText xml:space="preserve"> illustrates how we </w:delText>
        </w:r>
        <w:r w:rsidR="00F20F10" w:rsidDel="00AB5E9D">
          <w:rPr>
            <w:rFonts w:ascii="Times New Roman" w:hAnsi="Times New Roman" w:cs="Times New Roman" w:hint="eastAsia"/>
            <w:szCs w:val="24"/>
          </w:rPr>
          <w:delText xml:space="preserve">train the model and select the appropriate </w:delText>
        </w:r>
        <w:r w:rsidR="00F20F10" w:rsidRPr="00BA2915" w:rsidDel="00AB5E9D">
          <w:rPr>
            <w:rFonts w:ascii="Times New Roman" w:hAnsi="Times New Roman" w:cs="Times New Roman"/>
            <w:szCs w:val="24"/>
          </w:rPr>
          <w:delText>model. First, w</w:delText>
        </w:r>
        <w:r w:rsidR="00F20F10" w:rsidDel="00AB5E9D">
          <w:rPr>
            <w:rFonts w:ascii="Times New Roman" w:hAnsi="Times New Roman" w:cs="Times New Roman"/>
            <w:szCs w:val="24"/>
          </w:rPr>
          <w:delText xml:space="preserve">e split the </w:delText>
        </w:r>
        <w:r w:rsidR="00F20F10" w:rsidDel="00AB5E9D">
          <w:rPr>
            <w:rFonts w:ascii="Times New Roman" w:hAnsi="Times New Roman" w:cs="Times New Roman" w:hint="eastAsia"/>
            <w:szCs w:val="24"/>
          </w:rPr>
          <w:delText>processed</w:delText>
        </w:r>
        <w:r w:rsidR="00F20F10" w:rsidRPr="00BA2915" w:rsidDel="00AB5E9D">
          <w:rPr>
            <w:rFonts w:ascii="Times New Roman" w:hAnsi="Times New Roman" w:cs="Times New Roman"/>
            <w:szCs w:val="24"/>
          </w:rPr>
          <w:delText xml:space="preserve"> data</w:delText>
        </w:r>
        <w:r w:rsidR="00F20F10" w:rsidDel="00AB5E9D">
          <w:rPr>
            <w:rFonts w:ascii="Times New Roman" w:hAnsi="Times New Roman" w:cs="Times New Roman" w:hint="eastAsia"/>
            <w:szCs w:val="24"/>
          </w:rPr>
          <w:delText xml:space="preserve"> </w:delText>
        </w:r>
        <w:r w:rsidDel="00AB5E9D">
          <w:rPr>
            <w:rFonts w:ascii="Times New Roman" w:hAnsi="Times New Roman" w:cs="Times New Roman" w:hint="eastAsia"/>
            <w:szCs w:val="24"/>
          </w:rPr>
          <w:delText xml:space="preserve">derived </w:delText>
        </w:r>
        <w:r w:rsidR="00F20F10" w:rsidDel="00AB5E9D">
          <w:rPr>
            <w:rFonts w:ascii="Times New Roman" w:hAnsi="Times New Roman" w:cs="Times New Roman" w:hint="eastAsia"/>
            <w:szCs w:val="24"/>
          </w:rPr>
          <w:delText xml:space="preserve">from the second </w:delText>
        </w:r>
        <w:r w:rsidR="00502142" w:rsidDel="00AB5E9D">
          <w:rPr>
            <w:rFonts w:ascii="Times New Roman" w:hAnsi="Times New Roman" w:cs="Times New Roman" w:hint="eastAsia"/>
            <w:szCs w:val="24"/>
          </w:rPr>
          <w:delText xml:space="preserve">step </w:delText>
        </w:r>
        <w:r w:rsidR="00F20F10" w:rsidDel="00AB5E9D">
          <w:rPr>
            <w:rFonts w:ascii="Times New Roman" w:hAnsi="Times New Roman" w:cs="Times New Roman" w:hint="eastAsia"/>
            <w:szCs w:val="24"/>
          </w:rPr>
          <w:delText xml:space="preserve">into two </w:delText>
        </w:r>
        <w:r w:rsidR="00F20F10" w:rsidRPr="00BA2915" w:rsidDel="00AB5E9D">
          <w:rPr>
            <w:rFonts w:ascii="Times New Roman" w:hAnsi="Times New Roman" w:cs="Times New Roman"/>
            <w:szCs w:val="24"/>
          </w:rPr>
          <w:delText xml:space="preserve">subsets, </w:delText>
        </w:r>
        <w:r w:rsidR="00F20F10" w:rsidDel="00AB5E9D">
          <w:rPr>
            <w:rFonts w:ascii="Times New Roman" w:hAnsi="Times New Roman" w:cs="Times New Roman" w:hint="eastAsia"/>
            <w:szCs w:val="24"/>
          </w:rPr>
          <w:delText xml:space="preserve">i.e., </w:delText>
        </w:r>
        <w:r w:rsidR="00F20F10" w:rsidRPr="00BA2915" w:rsidDel="00AB5E9D">
          <w:rPr>
            <w:rFonts w:ascii="Times New Roman" w:hAnsi="Times New Roman" w:cs="Times New Roman"/>
            <w:szCs w:val="24"/>
          </w:rPr>
          <w:delText>the training set and the validation set. Second</w:delText>
        </w:r>
        <w:r w:rsidR="00F20F10" w:rsidDel="00AB5E9D">
          <w:rPr>
            <w:rFonts w:ascii="Times New Roman" w:hAnsi="Times New Roman" w:cs="Times New Roman" w:hint="eastAsia"/>
            <w:szCs w:val="24"/>
          </w:rPr>
          <w:delText>ly</w:delText>
        </w:r>
        <w:r w:rsidR="00F20F10" w:rsidRPr="00BA2915" w:rsidDel="00AB5E9D">
          <w:rPr>
            <w:rFonts w:ascii="Times New Roman" w:hAnsi="Times New Roman" w:cs="Times New Roman"/>
            <w:szCs w:val="24"/>
          </w:rPr>
          <w:delText xml:space="preserve">, </w:delText>
        </w:r>
        <w:r w:rsidR="00F20F10" w:rsidDel="00AB5E9D">
          <w:rPr>
            <w:rFonts w:ascii="Times New Roman" w:hAnsi="Times New Roman" w:cs="Times New Roman" w:hint="eastAsia"/>
            <w:szCs w:val="24"/>
          </w:rPr>
          <w:delText xml:space="preserve">the paper </w:delText>
        </w:r>
        <w:r w:rsidR="00F20F10" w:rsidRPr="00BA2915" w:rsidDel="00AB5E9D">
          <w:rPr>
            <w:rFonts w:ascii="Times New Roman" w:hAnsi="Times New Roman" w:cs="Times New Roman"/>
            <w:szCs w:val="24"/>
          </w:rPr>
          <w:delText>use</w:delText>
        </w:r>
        <w:r w:rsidR="00F20F10" w:rsidDel="00AB5E9D">
          <w:rPr>
            <w:rFonts w:ascii="Times New Roman" w:hAnsi="Times New Roman" w:cs="Times New Roman" w:hint="eastAsia"/>
            <w:szCs w:val="24"/>
          </w:rPr>
          <w:delText>s</w:delText>
        </w:r>
        <w:r w:rsidR="00F20F10" w:rsidRPr="00BA2915" w:rsidDel="00AB5E9D">
          <w:rPr>
            <w:rFonts w:ascii="Times New Roman" w:hAnsi="Times New Roman" w:cs="Times New Roman"/>
            <w:szCs w:val="24"/>
          </w:rPr>
          <w:delText xml:space="preserve"> the training set to train four </w:delText>
        </w:r>
        <w:r w:rsidR="00F20F10" w:rsidRPr="00BA2915" w:rsidDel="00AB5E9D">
          <w:rPr>
            <w:rFonts w:ascii="Times New Roman" w:hAnsi="Times New Roman" w:cs="Times New Roman"/>
          </w:rPr>
          <w:delText>candidate models</w:delText>
        </w:r>
        <w:r w:rsidR="00F20F10" w:rsidRPr="00BA2915" w:rsidDel="00AB5E9D">
          <w:rPr>
            <w:rFonts w:ascii="Times New Roman" w:hAnsi="Times New Roman" w:cs="Times New Roman"/>
            <w:szCs w:val="24"/>
          </w:rPr>
          <w:delText xml:space="preserve"> and then evaluate the</w:delText>
        </w:r>
        <w:r w:rsidR="00704DE1" w:rsidDel="00AB5E9D">
          <w:rPr>
            <w:rFonts w:ascii="Times New Roman" w:hAnsi="Times New Roman" w:cs="Times New Roman" w:hint="eastAsia"/>
            <w:szCs w:val="24"/>
          </w:rPr>
          <w:delText xml:space="preserve">ir </w:delText>
        </w:r>
        <w:r w:rsidR="00704DE1" w:rsidDel="00AB5E9D">
          <w:rPr>
            <w:rFonts w:ascii="Times New Roman" w:hAnsi="Times New Roman" w:cs="Times New Roman"/>
            <w:szCs w:val="24"/>
          </w:rPr>
          <w:delText>individual</w:delText>
        </w:r>
        <w:r w:rsidR="00704DE1" w:rsidDel="00AB5E9D">
          <w:rPr>
            <w:rFonts w:ascii="Times New Roman" w:hAnsi="Times New Roman" w:cs="Times New Roman" w:hint="eastAsia"/>
            <w:szCs w:val="24"/>
          </w:rPr>
          <w:delText xml:space="preserve"> </w:delText>
        </w:r>
        <w:r w:rsidR="00F20F10" w:rsidRPr="00BA2915" w:rsidDel="00AB5E9D">
          <w:rPr>
            <w:rFonts w:ascii="Times New Roman" w:hAnsi="Times New Roman" w:cs="Times New Roman"/>
          </w:rPr>
          <w:delText xml:space="preserve">accuracy </w:delText>
        </w:r>
        <w:r w:rsidR="00704DE1" w:rsidDel="00AB5E9D">
          <w:rPr>
            <w:rFonts w:ascii="Times New Roman" w:hAnsi="Times New Roman" w:cs="Times New Roman" w:hint="eastAsia"/>
          </w:rPr>
          <w:delText xml:space="preserve">against </w:delText>
        </w:r>
        <w:r w:rsidR="00F20F10" w:rsidRPr="00BA2915" w:rsidDel="00AB5E9D">
          <w:rPr>
            <w:rFonts w:ascii="Times New Roman" w:hAnsi="Times New Roman" w:cs="Times New Roman"/>
            <w:szCs w:val="24"/>
          </w:rPr>
          <w:delText xml:space="preserve">the validation set. Finally, the model with highest </w:delText>
        </w:r>
        <w:r w:rsidR="00F20F10" w:rsidRPr="00BA2915" w:rsidDel="00AB5E9D">
          <w:rPr>
            <w:rFonts w:ascii="Times New Roman" w:hAnsi="Times New Roman" w:cs="Times New Roman"/>
          </w:rPr>
          <w:delText xml:space="preserve">accuracy </w:delText>
        </w:r>
        <w:r w:rsidR="00502142" w:rsidDel="00AB5E9D">
          <w:rPr>
            <w:rFonts w:ascii="Times New Roman" w:hAnsi="Times New Roman" w:cs="Times New Roman" w:hint="eastAsia"/>
          </w:rPr>
          <w:delText xml:space="preserve">is chosen </w:delText>
        </w:r>
        <w:r w:rsidR="00F20F10" w:rsidRPr="00BA2915" w:rsidDel="00AB5E9D">
          <w:rPr>
            <w:rFonts w:ascii="Times New Roman" w:hAnsi="Times New Roman" w:cs="Times New Roman"/>
          </w:rPr>
          <w:delText xml:space="preserve">as </w:delText>
        </w:r>
        <w:r w:rsidR="00502142" w:rsidDel="00AB5E9D">
          <w:rPr>
            <w:rFonts w:ascii="Times New Roman" w:hAnsi="Times New Roman" w:cs="Times New Roman" w:hint="eastAsia"/>
          </w:rPr>
          <w:delText xml:space="preserve">the </w:delText>
        </w:r>
        <w:r w:rsidR="00F20F10" w:rsidRPr="00BA2915" w:rsidDel="00AB5E9D">
          <w:rPr>
            <w:rFonts w:ascii="Times New Roman" w:hAnsi="Times New Roman" w:cs="Times New Roman"/>
          </w:rPr>
          <w:delText>base model.</w:delText>
        </w:r>
      </w:del>
    </w:p>
    <w:p w:rsidR="000B5BEC" w:rsidRPr="00BA2915" w:rsidDel="00AB5E9D" w:rsidRDefault="000B5BEC" w:rsidP="007341C2">
      <w:pPr>
        <w:widowControl/>
        <w:ind w:firstLineChars="200" w:firstLine="480"/>
        <w:jc w:val="both"/>
        <w:rPr>
          <w:del w:id="92" w:author="ASUS" w:date="2018-06-06T12:10:00Z"/>
          <w:rFonts w:ascii="Times New Roman" w:hAnsi="Times New Roman" w:cs="Times New Roman"/>
          <w:szCs w:val="24"/>
        </w:rPr>
      </w:pPr>
      <w:del w:id="93" w:author="ASUS" w:date="2018-06-06T12:10:00Z">
        <w:r w:rsidDel="00AB5E9D">
          <w:rPr>
            <w:rFonts w:ascii="Times New Roman" w:hAnsi="Times New Roman" w:cs="Times New Roman" w:hint="eastAsia"/>
          </w:rPr>
          <w:delText>In t</w:delText>
        </w:r>
        <w:r w:rsidR="00377C03" w:rsidRPr="00BA2915" w:rsidDel="00AB5E9D">
          <w:rPr>
            <w:rFonts w:ascii="Times New Roman" w:hAnsi="Times New Roman" w:cs="Times New Roman"/>
          </w:rPr>
          <w:delText xml:space="preserve">he </w:delText>
        </w:r>
        <w:r w:rsidR="00E964F0" w:rsidRPr="00BA2915" w:rsidDel="00AB5E9D">
          <w:rPr>
            <w:rFonts w:ascii="Times New Roman" w:hAnsi="Times New Roman" w:cs="Times New Roman"/>
          </w:rPr>
          <w:delText>last</w:delText>
        </w:r>
        <w:r w:rsidR="00377C03" w:rsidRPr="00BA2915" w:rsidDel="00AB5E9D">
          <w:rPr>
            <w:rFonts w:ascii="Times New Roman" w:hAnsi="Times New Roman" w:cs="Times New Roman"/>
          </w:rPr>
          <w:delText xml:space="preserve"> </w:delText>
        </w:r>
        <w:r w:rsidR="00502142" w:rsidDel="00AB5E9D">
          <w:rPr>
            <w:rFonts w:ascii="Times New Roman" w:hAnsi="Times New Roman" w:cs="Times New Roman" w:hint="eastAsia"/>
          </w:rPr>
          <w:delText>step</w:delText>
        </w:r>
        <w:r w:rsidDel="00AB5E9D">
          <w:rPr>
            <w:rFonts w:ascii="Times New Roman" w:hAnsi="Times New Roman" w:cs="Times New Roman" w:hint="eastAsia"/>
          </w:rPr>
          <w:delText xml:space="preserve">, the paper </w:delText>
        </w:r>
        <w:r w:rsidR="004F456B" w:rsidDel="00AB5E9D">
          <w:rPr>
            <w:rFonts w:ascii="Times New Roman" w:hAnsi="Times New Roman" w:cs="Times New Roman" w:hint="eastAsia"/>
          </w:rPr>
          <w:delText>combine</w:delText>
        </w:r>
        <w:r w:rsidR="004F0761" w:rsidDel="00AB5E9D">
          <w:rPr>
            <w:rFonts w:ascii="Times New Roman" w:hAnsi="Times New Roman" w:cs="Times New Roman" w:hint="eastAsia"/>
          </w:rPr>
          <w:delText xml:space="preserve"> </w:delText>
        </w:r>
        <w:r w:rsidR="00D8412F" w:rsidRPr="00BA2915" w:rsidDel="00AB5E9D">
          <w:rPr>
            <w:rFonts w:ascii="Times New Roman" w:hAnsi="Times New Roman" w:cs="Times New Roman"/>
          </w:rPr>
          <w:delText xml:space="preserve">DF approach </w:delText>
        </w:r>
        <w:r w:rsidR="004F0761" w:rsidDel="00AB5E9D">
          <w:rPr>
            <w:rFonts w:ascii="Times New Roman" w:hAnsi="Times New Roman" w:cs="Times New Roman" w:hint="eastAsia"/>
          </w:rPr>
          <w:delText xml:space="preserve">with the base model </w:delText>
        </w:r>
        <w:r w:rsidR="00D8412F" w:rsidRPr="00BA2915" w:rsidDel="00AB5E9D">
          <w:rPr>
            <w:rFonts w:ascii="Times New Roman" w:hAnsi="Times New Roman" w:cs="Times New Roman"/>
          </w:rPr>
          <w:delText xml:space="preserve">to enhance the accuracy of travel time prediction. </w:delText>
        </w:r>
        <w:r w:rsidR="00502142" w:rsidDel="00AB5E9D">
          <w:rPr>
            <w:rFonts w:ascii="Times New Roman" w:hAnsi="Times New Roman" w:cs="Times New Roman" w:hint="eastAsia"/>
          </w:rPr>
          <w:delText>T</w:delText>
        </w:r>
        <w:r w:rsidR="004F0761" w:rsidDel="00AB5E9D">
          <w:rPr>
            <w:rFonts w:ascii="Times New Roman" w:hAnsi="Times New Roman" w:cs="Times New Roman" w:hint="eastAsia"/>
          </w:rPr>
          <w:delText>he pape</w:delText>
        </w:r>
        <w:r w:rsidR="00502142" w:rsidDel="00AB5E9D">
          <w:rPr>
            <w:rFonts w:ascii="Times New Roman" w:hAnsi="Times New Roman" w:cs="Times New Roman" w:hint="eastAsia"/>
          </w:rPr>
          <w:delText xml:space="preserve">r considers </w:delText>
        </w:r>
        <w:r w:rsidR="004F0761" w:rsidDel="00AB5E9D">
          <w:rPr>
            <w:rFonts w:ascii="Times New Roman" w:hAnsi="Times New Roman" w:cs="Times New Roman" w:hint="eastAsia"/>
          </w:rPr>
          <w:delText xml:space="preserve">the current traffic status and rainfall as dominant factors and </w:delText>
        </w:r>
        <w:r w:rsidR="004F456B" w:rsidDel="00AB5E9D">
          <w:rPr>
            <w:rFonts w:ascii="Times New Roman" w:hAnsi="Times New Roman" w:cs="Times New Roman" w:hint="eastAsia"/>
          </w:rPr>
          <w:delText xml:space="preserve">processes these two factors in another </w:delText>
        </w:r>
        <w:r w:rsidR="00F80590" w:rsidDel="00AB5E9D">
          <w:rPr>
            <w:rFonts w:ascii="Times New Roman" w:hAnsi="Times New Roman" w:cs="Times New Roman" w:hint="eastAsia"/>
          </w:rPr>
          <w:delText>train</w:delText>
        </w:r>
        <w:r w:rsidR="004F456B" w:rsidDel="00AB5E9D">
          <w:rPr>
            <w:rFonts w:ascii="Times New Roman" w:hAnsi="Times New Roman" w:cs="Times New Roman" w:hint="eastAsia"/>
          </w:rPr>
          <w:delText>ing</w:delText>
        </w:r>
        <w:r w:rsidR="00F80590" w:rsidDel="00AB5E9D">
          <w:rPr>
            <w:rFonts w:ascii="Times New Roman" w:hAnsi="Times New Roman" w:cs="Times New Roman" w:hint="eastAsia"/>
          </w:rPr>
          <w:delText xml:space="preserve"> model. The reason for the current traffic status is that if there is an accident in front of a vehicle, the delay time is hard to estimate</w:delText>
        </w:r>
        <w:r w:rsidR="004F456B" w:rsidDel="00AB5E9D">
          <w:rPr>
            <w:rFonts w:ascii="Times New Roman" w:hAnsi="Times New Roman" w:cs="Times New Roman" w:hint="eastAsia"/>
          </w:rPr>
          <w:delText>. T</w:delText>
        </w:r>
        <w:r w:rsidR="0010070A" w:rsidRPr="00BA2915" w:rsidDel="00AB5E9D">
          <w:rPr>
            <w:rFonts w:ascii="Times New Roman" w:hAnsi="Times New Roman" w:cs="Times New Roman"/>
            <w:szCs w:val="24"/>
          </w:rPr>
          <w:delText>he traffic system will return to regular stat</w:delText>
        </w:r>
        <w:r w:rsidR="0010070A" w:rsidDel="00AB5E9D">
          <w:rPr>
            <w:rFonts w:ascii="Times New Roman" w:hAnsi="Times New Roman" w:cs="Times New Roman" w:hint="eastAsia"/>
            <w:szCs w:val="24"/>
          </w:rPr>
          <w:delText>us</w:delText>
        </w:r>
        <w:r w:rsidR="00502142" w:rsidDel="00AB5E9D">
          <w:rPr>
            <w:rFonts w:ascii="Times New Roman" w:hAnsi="Times New Roman" w:cs="Times New Roman" w:hint="eastAsia"/>
          </w:rPr>
          <w:delText xml:space="preserve"> when the accident situation is excluded</w:delText>
        </w:r>
        <w:r w:rsidR="0010070A" w:rsidRPr="00BA2915" w:rsidDel="00AB5E9D">
          <w:rPr>
            <w:rFonts w:ascii="Times New Roman" w:hAnsi="Times New Roman" w:cs="Times New Roman"/>
            <w:szCs w:val="24"/>
          </w:rPr>
          <w:delText>.</w:delText>
        </w:r>
        <w:r w:rsidR="0010070A" w:rsidDel="00AB5E9D">
          <w:rPr>
            <w:rFonts w:ascii="Times New Roman" w:hAnsi="Times New Roman" w:cs="Times New Roman" w:hint="eastAsia"/>
            <w:szCs w:val="24"/>
          </w:rPr>
          <w:delText xml:space="preserve"> </w:delText>
        </w:r>
        <w:r w:rsidR="00502142" w:rsidDel="00AB5E9D">
          <w:rPr>
            <w:rFonts w:ascii="Times New Roman" w:hAnsi="Times New Roman" w:cs="Times New Roman" w:hint="eastAsia"/>
            <w:szCs w:val="24"/>
          </w:rPr>
          <w:delText>Obviously</w:delText>
        </w:r>
        <w:r w:rsidR="0010070A" w:rsidDel="00AB5E9D">
          <w:rPr>
            <w:rFonts w:ascii="Times New Roman" w:hAnsi="Times New Roman" w:cs="Times New Roman" w:hint="eastAsia"/>
            <w:szCs w:val="24"/>
          </w:rPr>
          <w:delText xml:space="preserve">, the current traffic status </w:delText>
        </w:r>
        <w:r w:rsidR="0010070A" w:rsidDel="00AB5E9D">
          <w:rPr>
            <w:rFonts w:ascii="Times New Roman" w:hAnsi="Times New Roman" w:cs="Times New Roman" w:hint="eastAsia"/>
          </w:rPr>
          <w:delText xml:space="preserve">should not be </w:delText>
        </w:r>
        <w:r w:rsidR="0010070A" w:rsidDel="00AB5E9D">
          <w:rPr>
            <w:rFonts w:ascii="Times New Roman" w:hAnsi="Times New Roman" w:cs="Times New Roman" w:hint="eastAsia"/>
            <w:szCs w:val="24"/>
          </w:rPr>
          <w:delText xml:space="preserve">considered </w:delText>
        </w:r>
        <w:r w:rsidR="0010070A" w:rsidDel="00AB5E9D">
          <w:rPr>
            <w:rFonts w:ascii="Times New Roman" w:hAnsi="Times New Roman" w:cs="Times New Roman" w:hint="eastAsia"/>
          </w:rPr>
          <w:delText>as the training factor in the training process</w:delText>
        </w:r>
        <w:r w:rsidR="00502142" w:rsidDel="00AB5E9D">
          <w:rPr>
            <w:rFonts w:ascii="Times New Roman" w:hAnsi="Times New Roman" w:cs="Times New Roman" w:hint="eastAsia"/>
          </w:rPr>
          <w:delText xml:space="preserve"> as </w:delText>
        </w:r>
        <w:r w:rsidR="004F456B" w:rsidDel="00AB5E9D">
          <w:rPr>
            <w:rFonts w:ascii="Times New Roman" w:hAnsi="Times New Roman" w:cs="Times New Roman" w:hint="eastAsia"/>
          </w:rPr>
          <w:delText>the previous ones</w:delText>
        </w:r>
        <w:r w:rsidR="0010070A" w:rsidDel="00AB5E9D">
          <w:rPr>
            <w:rFonts w:ascii="Times New Roman" w:hAnsi="Times New Roman" w:cs="Times New Roman" w:hint="eastAsia"/>
          </w:rPr>
          <w:delText xml:space="preserve">. On the contrary, </w:delText>
        </w:r>
        <w:r w:rsidR="009D0FEC" w:rsidDel="00AB5E9D">
          <w:rPr>
            <w:rFonts w:ascii="Times New Roman" w:hAnsi="Times New Roman" w:cs="Times New Roman" w:hint="eastAsia"/>
            <w:szCs w:val="24"/>
          </w:rPr>
          <w:delText xml:space="preserve">DF approach </w:delText>
        </w:r>
        <w:r w:rsidR="0010070A" w:rsidDel="00AB5E9D">
          <w:rPr>
            <w:rFonts w:ascii="Times New Roman" w:hAnsi="Times New Roman" w:cs="Times New Roman" w:hint="eastAsia"/>
            <w:szCs w:val="24"/>
          </w:rPr>
          <w:delText>used an extra training model</w:delText>
        </w:r>
        <w:r w:rsidR="009E6E71" w:rsidDel="00AB5E9D">
          <w:rPr>
            <w:rFonts w:ascii="Times New Roman" w:hAnsi="Times New Roman" w:cs="Times New Roman" w:hint="eastAsia"/>
            <w:szCs w:val="24"/>
          </w:rPr>
          <w:delText>,</w:delText>
        </w:r>
        <w:r w:rsidR="009D0FEC" w:rsidDel="00AB5E9D">
          <w:rPr>
            <w:rFonts w:ascii="Times New Roman" w:hAnsi="Times New Roman" w:cs="Times New Roman" w:hint="eastAsia"/>
            <w:szCs w:val="24"/>
          </w:rPr>
          <w:delText xml:space="preserve"> </w:delText>
        </w:r>
        <w:r w:rsidR="009E6E71" w:rsidDel="00AB5E9D">
          <w:rPr>
            <w:rFonts w:ascii="Times New Roman" w:hAnsi="Times New Roman" w:cs="Times New Roman" w:hint="eastAsia"/>
            <w:szCs w:val="24"/>
          </w:rPr>
          <w:delText xml:space="preserve">posterior to </w:delText>
        </w:r>
        <w:r w:rsidR="009D0FEC" w:rsidDel="00AB5E9D">
          <w:rPr>
            <w:rFonts w:ascii="Times New Roman" w:hAnsi="Times New Roman" w:cs="Times New Roman" w:hint="eastAsia"/>
            <w:szCs w:val="24"/>
          </w:rPr>
          <w:delText xml:space="preserve">the </w:delText>
        </w:r>
        <w:r w:rsidR="009E6E71" w:rsidDel="00AB5E9D">
          <w:rPr>
            <w:rFonts w:ascii="Times New Roman" w:hAnsi="Times New Roman" w:cs="Times New Roman" w:hint="eastAsia"/>
            <w:szCs w:val="24"/>
          </w:rPr>
          <w:delText xml:space="preserve">selection of the </w:delText>
        </w:r>
        <w:r w:rsidR="009D0FEC" w:rsidDel="00AB5E9D">
          <w:rPr>
            <w:rFonts w:ascii="Times New Roman" w:hAnsi="Times New Roman" w:cs="Times New Roman" w:hint="eastAsia"/>
            <w:szCs w:val="24"/>
          </w:rPr>
          <w:delText xml:space="preserve">base model, </w:delText>
        </w:r>
        <w:r w:rsidR="0010070A" w:rsidDel="00AB5E9D">
          <w:rPr>
            <w:rFonts w:ascii="Times New Roman" w:hAnsi="Times New Roman" w:cs="Times New Roman" w:hint="eastAsia"/>
            <w:szCs w:val="24"/>
          </w:rPr>
          <w:delText xml:space="preserve">for the current traffic status to tune the prediction travel time. </w:delText>
        </w:r>
        <w:r w:rsidR="00F80590" w:rsidDel="00AB5E9D">
          <w:rPr>
            <w:rFonts w:ascii="Times New Roman" w:hAnsi="Times New Roman" w:cs="Times New Roman" w:hint="eastAsia"/>
          </w:rPr>
          <w:delText xml:space="preserve">The reason for </w:delText>
        </w:r>
        <w:r w:rsidR="0010070A" w:rsidDel="00AB5E9D">
          <w:rPr>
            <w:rFonts w:ascii="Times New Roman" w:hAnsi="Times New Roman" w:cs="Times New Roman" w:hint="eastAsia"/>
          </w:rPr>
          <w:delText xml:space="preserve">considering </w:delText>
        </w:r>
        <w:r w:rsidR="00F80590" w:rsidDel="00AB5E9D">
          <w:rPr>
            <w:rFonts w:ascii="Times New Roman" w:hAnsi="Times New Roman" w:cs="Times New Roman" w:hint="eastAsia"/>
          </w:rPr>
          <w:delText xml:space="preserve">the rainfall </w:delText>
        </w:r>
        <w:r w:rsidR="0010070A" w:rsidDel="00AB5E9D">
          <w:rPr>
            <w:rFonts w:ascii="Times New Roman" w:hAnsi="Times New Roman" w:cs="Times New Roman" w:hint="eastAsia"/>
          </w:rPr>
          <w:delText>as an indepen</w:delText>
        </w:r>
        <w:r w:rsidR="009D0FEC" w:rsidDel="00AB5E9D">
          <w:rPr>
            <w:rFonts w:ascii="Times New Roman" w:hAnsi="Times New Roman" w:cs="Times New Roman" w:hint="eastAsia"/>
          </w:rPr>
          <w:delText>den</w:delText>
        </w:r>
        <w:r w:rsidR="0010070A" w:rsidDel="00AB5E9D">
          <w:rPr>
            <w:rFonts w:ascii="Times New Roman" w:hAnsi="Times New Roman" w:cs="Times New Roman" w:hint="eastAsia"/>
          </w:rPr>
          <w:delText xml:space="preserve">t factor </w:delText>
        </w:r>
        <w:r w:rsidR="00F80590" w:rsidDel="00AB5E9D">
          <w:rPr>
            <w:rFonts w:ascii="Times New Roman" w:hAnsi="Times New Roman" w:cs="Times New Roman" w:hint="eastAsia"/>
          </w:rPr>
          <w:delText xml:space="preserve">is that </w:delText>
        </w:r>
        <w:r w:rsidR="00F80590" w:rsidDel="00AB5E9D">
          <w:rPr>
            <w:rFonts w:ascii="Times New Roman" w:hAnsi="Times New Roman" w:cs="Times New Roman" w:hint="eastAsia"/>
            <w:szCs w:val="24"/>
          </w:rPr>
          <w:delText xml:space="preserve">according to </w:delText>
        </w:r>
        <w:r w:rsidR="00F80590" w:rsidRPr="00BA2915" w:rsidDel="00AB5E9D">
          <w:rPr>
            <w:rFonts w:ascii="Times New Roman" w:hAnsi="Times New Roman" w:cs="Times New Roman"/>
            <w:szCs w:val="24"/>
          </w:rPr>
          <w:delText>rule of thumb</w:delText>
        </w:r>
        <w:r w:rsidR="00F80590" w:rsidDel="00AB5E9D">
          <w:rPr>
            <w:rFonts w:ascii="Times New Roman" w:hAnsi="Times New Roman" w:cs="Times New Roman" w:hint="eastAsia"/>
            <w:szCs w:val="24"/>
          </w:rPr>
          <w:delText xml:space="preserve">, </w:delText>
        </w:r>
        <w:r w:rsidR="00F80590" w:rsidRPr="00BA2915" w:rsidDel="00AB5E9D">
          <w:rPr>
            <w:rFonts w:ascii="Times New Roman" w:hAnsi="Times New Roman" w:cs="Times New Roman"/>
            <w:szCs w:val="24"/>
          </w:rPr>
          <w:delText xml:space="preserve">the </w:delText>
        </w:r>
        <w:r w:rsidR="009E6E71" w:rsidDel="00AB5E9D">
          <w:rPr>
            <w:rFonts w:ascii="Times New Roman" w:hAnsi="Times New Roman" w:cs="Times New Roman" w:hint="eastAsia"/>
            <w:szCs w:val="24"/>
          </w:rPr>
          <w:delText xml:space="preserve">amount of rainfall </w:delText>
        </w:r>
        <w:r w:rsidR="00F80590" w:rsidDel="00AB5E9D">
          <w:rPr>
            <w:rFonts w:ascii="Times New Roman" w:hAnsi="Times New Roman" w:cs="Times New Roman" w:hint="eastAsia"/>
            <w:szCs w:val="24"/>
          </w:rPr>
          <w:delText>significantly influence</w:delText>
        </w:r>
        <w:r w:rsidR="009D0FEC" w:rsidDel="00AB5E9D">
          <w:rPr>
            <w:rFonts w:ascii="Times New Roman" w:hAnsi="Times New Roman" w:cs="Times New Roman" w:hint="eastAsia"/>
            <w:szCs w:val="24"/>
          </w:rPr>
          <w:delText>s</w:delText>
        </w:r>
        <w:r w:rsidR="00F80590" w:rsidDel="00AB5E9D">
          <w:rPr>
            <w:rFonts w:ascii="Times New Roman" w:hAnsi="Times New Roman" w:cs="Times New Roman" w:hint="eastAsia"/>
            <w:szCs w:val="24"/>
          </w:rPr>
          <w:delText xml:space="preserve"> the vision of a driver. The driver will slow down the vehicle </w:delText>
        </w:r>
        <w:r w:rsidR="009D0FEC" w:rsidDel="00AB5E9D">
          <w:rPr>
            <w:rFonts w:ascii="Times New Roman" w:hAnsi="Times New Roman" w:cs="Times New Roman" w:hint="eastAsia"/>
            <w:szCs w:val="24"/>
          </w:rPr>
          <w:delText xml:space="preserve">in instinct </w:delText>
        </w:r>
        <w:r w:rsidR="00F80590" w:rsidDel="00AB5E9D">
          <w:rPr>
            <w:rFonts w:ascii="Times New Roman" w:hAnsi="Times New Roman" w:cs="Times New Roman" w:hint="eastAsia"/>
            <w:szCs w:val="24"/>
          </w:rPr>
          <w:delText>to avoid from the car crash</w:delText>
        </w:r>
        <w:r w:rsidR="0010070A" w:rsidDel="00AB5E9D">
          <w:rPr>
            <w:rFonts w:ascii="Times New Roman" w:hAnsi="Times New Roman" w:cs="Times New Roman" w:hint="eastAsia"/>
            <w:szCs w:val="24"/>
          </w:rPr>
          <w:delText>, no matter whether there is congestion in front of the driver</w:delText>
        </w:r>
        <w:r w:rsidR="00F80590" w:rsidDel="00AB5E9D">
          <w:rPr>
            <w:rFonts w:ascii="Times New Roman" w:hAnsi="Times New Roman" w:cs="Times New Roman" w:hint="eastAsia"/>
            <w:szCs w:val="24"/>
          </w:rPr>
          <w:delText xml:space="preserve">. </w:delText>
        </w:r>
        <w:r w:rsidR="0010070A" w:rsidDel="00AB5E9D">
          <w:rPr>
            <w:rFonts w:ascii="Times New Roman" w:hAnsi="Times New Roman" w:cs="Times New Roman" w:hint="eastAsia"/>
            <w:szCs w:val="24"/>
          </w:rPr>
          <w:delText>However, t</w:delText>
        </w:r>
        <w:r w:rsidR="00F80590" w:rsidDel="00AB5E9D">
          <w:rPr>
            <w:rFonts w:ascii="Times New Roman" w:hAnsi="Times New Roman" w:cs="Times New Roman" w:hint="eastAsia"/>
            <w:szCs w:val="24"/>
          </w:rPr>
          <w:delText xml:space="preserve">he rainfall is a </w:delText>
        </w:r>
        <w:r w:rsidR="0010070A" w:rsidDel="00AB5E9D">
          <w:rPr>
            <w:rFonts w:ascii="Times New Roman" w:hAnsi="Times New Roman" w:cs="Times New Roman" w:hint="eastAsia"/>
            <w:szCs w:val="24"/>
          </w:rPr>
          <w:delText xml:space="preserve">nature </w:delText>
        </w:r>
        <w:r w:rsidR="004F456B" w:rsidDel="00AB5E9D">
          <w:rPr>
            <w:rFonts w:ascii="Times New Roman" w:hAnsi="Times New Roman" w:cs="Times New Roman"/>
            <w:szCs w:val="24"/>
          </w:rPr>
          <w:delText>phenomenon</w:delText>
        </w:r>
        <w:r w:rsidR="0010070A" w:rsidDel="00AB5E9D">
          <w:rPr>
            <w:rFonts w:ascii="Times New Roman" w:hAnsi="Times New Roman" w:cs="Times New Roman" w:hint="eastAsia"/>
            <w:szCs w:val="24"/>
          </w:rPr>
          <w:delText>, not a regular condition</w:delText>
        </w:r>
        <w:r w:rsidR="009D0FEC" w:rsidDel="00AB5E9D">
          <w:rPr>
            <w:rFonts w:ascii="Times New Roman" w:hAnsi="Times New Roman" w:cs="Times New Roman" w:hint="eastAsia"/>
            <w:szCs w:val="24"/>
          </w:rPr>
          <w:delText>.</w:delText>
        </w:r>
        <w:r w:rsidR="0010070A" w:rsidDel="00AB5E9D">
          <w:rPr>
            <w:rFonts w:ascii="Times New Roman" w:hAnsi="Times New Roman" w:cs="Times New Roman" w:hint="eastAsia"/>
            <w:szCs w:val="24"/>
          </w:rPr>
          <w:delText xml:space="preserve"> </w:delText>
        </w:r>
        <w:r w:rsidR="009D0FEC" w:rsidDel="00AB5E9D">
          <w:rPr>
            <w:rFonts w:ascii="Times New Roman" w:hAnsi="Times New Roman" w:cs="Times New Roman" w:hint="eastAsia"/>
            <w:szCs w:val="24"/>
          </w:rPr>
          <w:delText xml:space="preserve">DF approach used an extra training model, </w:delText>
        </w:r>
        <w:r w:rsidR="009E6E71" w:rsidDel="00AB5E9D">
          <w:rPr>
            <w:rFonts w:ascii="Times New Roman" w:hAnsi="Times New Roman" w:cs="Times New Roman" w:hint="eastAsia"/>
            <w:szCs w:val="24"/>
          </w:rPr>
          <w:delText xml:space="preserve">also posterior to the selection of the </w:delText>
        </w:r>
        <w:r w:rsidR="009D0FEC" w:rsidDel="00AB5E9D">
          <w:rPr>
            <w:rFonts w:ascii="Times New Roman" w:hAnsi="Times New Roman" w:cs="Times New Roman" w:hint="eastAsia"/>
            <w:szCs w:val="24"/>
          </w:rPr>
          <w:delText xml:space="preserve">base model, for the rainfall condition to tune the prediction travel time. </w:delText>
        </w:r>
        <w:r w:rsidR="0010070A" w:rsidDel="00AB5E9D">
          <w:rPr>
            <w:rFonts w:ascii="Times New Roman" w:hAnsi="Times New Roman" w:cs="Times New Roman" w:hint="eastAsia"/>
          </w:rPr>
          <w:delText xml:space="preserve">Compared </w:delText>
        </w:r>
        <w:r w:rsidR="009E6E71" w:rsidDel="00AB5E9D">
          <w:rPr>
            <w:rFonts w:ascii="Times New Roman" w:hAnsi="Times New Roman" w:cs="Times New Roman" w:hint="eastAsia"/>
          </w:rPr>
          <w:delText xml:space="preserve">to </w:delText>
        </w:r>
        <w:r w:rsidR="0010070A" w:rsidDel="00AB5E9D">
          <w:rPr>
            <w:rFonts w:ascii="Times New Roman" w:hAnsi="Times New Roman" w:cs="Times New Roman" w:hint="eastAsia"/>
          </w:rPr>
          <w:delText xml:space="preserve">the traditional ones, </w:delText>
        </w:r>
        <w:r w:rsidR="009D0FEC" w:rsidDel="00AB5E9D">
          <w:rPr>
            <w:rFonts w:ascii="Times New Roman" w:hAnsi="Times New Roman" w:cs="Times New Roman" w:hint="eastAsia"/>
          </w:rPr>
          <w:delText xml:space="preserve">they all considered </w:delText>
        </w:r>
        <w:r w:rsidR="0010070A" w:rsidDel="00AB5E9D">
          <w:rPr>
            <w:rFonts w:ascii="Times New Roman" w:hAnsi="Times New Roman" w:cs="Times New Roman" w:hint="eastAsia"/>
          </w:rPr>
          <w:delText xml:space="preserve">the </w:delText>
        </w:r>
        <w:r w:rsidR="009D0FEC" w:rsidDel="00AB5E9D">
          <w:rPr>
            <w:rFonts w:ascii="Times New Roman" w:hAnsi="Times New Roman" w:cs="Times New Roman" w:hint="eastAsia"/>
          </w:rPr>
          <w:delText xml:space="preserve">above </w:delText>
        </w:r>
        <w:r w:rsidR="0010070A" w:rsidDel="00AB5E9D">
          <w:rPr>
            <w:rFonts w:ascii="Times New Roman" w:hAnsi="Times New Roman" w:cs="Times New Roman" w:hint="eastAsia"/>
          </w:rPr>
          <w:delText xml:space="preserve">two factors as </w:delText>
        </w:r>
        <w:r w:rsidR="009D0FEC" w:rsidDel="00AB5E9D">
          <w:rPr>
            <w:rFonts w:ascii="Times New Roman" w:hAnsi="Times New Roman" w:cs="Times New Roman" w:hint="eastAsia"/>
          </w:rPr>
          <w:delText xml:space="preserve">normal </w:delText>
        </w:r>
        <w:r w:rsidR="0010070A" w:rsidRPr="00BA2915" w:rsidDel="00AB5E9D">
          <w:rPr>
            <w:rFonts w:ascii="Times New Roman" w:hAnsi="Times New Roman" w:cs="Times New Roman"/>
          </w:rPr>
          <w:delText>features</w:delText>
        </w:r>
        <w:r w:rsidR="009D0FEC" w:rsidDel="00AB5E9D">
          <w:rPr>
            <w:rFonts w:ascii="Times New Roman" w:hAnsi="Times New Roman" w:cs="Times New Roman" w:hint="eastAsia"/>
          </w:rPr>
          <w:delText xml:space="preserve">, without considering them </w:delText>
        </w:r>
        <w:r w:rsidR="009D0FEC" w:rsidDel="00AB5E9D">
          <w:rPr>
            <w:rFonts w:ascii="Times New Roman" w:hAnsi="Times New Roman" w:cs="Times New Roman"/>
          </w:rPr>
          <w:delText>separately</w:delText>
        </w:r>
        <w:r w:rsidR="009D0FEC" w:rsidDel="00AB5E9D">
          <w:rPr>
            <w:rFonts w:ascii="Times New Roman" w:hAnsi="Times New Roman" w:cs="Times New Roman" w:hint="eastAsia"/>
          </w:rPr>
          <w:delText xml:space="preserve">. </w:delText>
        </w:r>
        <w:r w:rsidR="009E6E71" w:rsidDel="00AB5E9D">
          <w:rPr>
            <w:rFonts w:ascii="Times New Roman" w:hAnsi="Times New Roman" w:cs="Times New Roman" w:hint="eastAsia"/>
          </w:rPr>
          <w:delText>The paper considers the two factors as independent factors and expect</w:delText>
        </w:r>
        <w:r w:rsidR="000A464E" w:rsidDel="00AB5E9D">
          <w:rPr>
            <w:rFonts w:ascii="Times New Roman" w:hAnsi="Times New Roman" w:cs="Times New Roman" w:hint="eastAsia"/>
          </w:rPr>
          <w:delText>s</w:delText>
        </w:r>
        <w:r w:rsidR="009E6E71" w:rsidDel="00AB5E9D">
          <w:rPr>
            <w:rFonts w:ascii="Times New Roman" w:hAnsi="Times New Roman" w:cs="Times New Roman" w:hint="eastAsia"/>
          </w:rPr>
          <w:delText xml:space="preserve"> the prediction of travel time </w:delText>
        </w:r>
        <w:r w:rsidR="000A464E" w:rsidDel="00AB5E9D">
          <w:rPr>
            <w:rFonts w:ascii="Times New Roman" w:hAnsi="Times New Roman" w:cs="Times New Roman" w:hint="eastAsia"/>
          </w:rPr>
          <w:delText>being</w:delText>
        </w:r>
        <w:r w:rsidR="009E6E71" w:rsidDel="00AB5E9D">
          <w:rPr>
            <w:rFonts w:ascii="Times New Roman" w:hAnsi="Times New Roman" w:cs="Times New Roman" w:hint="eastAsia"/>
          </w:rPr>
          <w:delText xml:space="preserve"> more accurate than that of others. </w:delText>
        </w:r>
      </w:del>
    </w:p>
    <w:p w:rsidR="00D8412F" w:rsidRPr="00BA2915" w:rsidDel="00AB5E9D" w:rsidRDefault="00D8412F" w:rsidP="00377C03">
      <w:pPr>
        <w:tabs>
          <w:tab w:val="left" w:pos="2031"/>
        </w:tabs>
        <w:ind w:firstLine="360"/>
        <w:jc w:val="both"/>
        <w:rPr>
          <w:del w:id="94" w:author="ASUS" w:date="2018-06-06T12:10:00Z"/>
          <w:rFonts w:ascii="Times New Roman" w:hAnsi="Times New Roman" w:cs="Times New Roman"/>
          <w:szCs w:val="24"/>
        </w:rPr>
      </w:pPr>
    </w:p>
    <w:tbl>
      <w:tblPr>
        <w:tblStyle w:val="TableGrid"/>
        <w:tblW w:w="0" w:type="auto"/>
        <w:tblLook w:val="04A0" w:firstRow="1" w:lastRow="0" w:firstColumn="1" w:lastColumn="0" w:noHBand="0" w:noVBand="1"/>
      </w:tblPr>
      <w:tblGrid>
        <w:gridCol w:w="8321"/>
      </w:tblGrid>
      <w:tr w:rsidR="00D8412F" w:rsidRPr="00BA2915" w:rsidDel="00AB5E9D" w:rsidTr="001D1D61">
        <w:trPr>
          <w:del w:id="95" w:author="ASUS" w:date="2018-06-06T12:10:00Z"/>
        </w:trPr>
        <w:tc>
          <w:tcPr>
            <w:tcW w:w="8296" w:type="dxa"/>
          </w:tcPr>
          <w:p w:rsidR="00D8412F" w:rsidRPr="00BA2915" w:rsidDel="00AB5E9D" w:rsidRDefault="006742D8" w:rsidP="001D1D61">
            <w:pPr>
              <w:jc w:val="center"/>
              <w:rPr>
                <w:del w:id="96" w:author="ASUS" w:date="2018-06-06T12:10:00Z"/>
                <w:rFonts w:ascii="Times New Roman" w:hAnsi="Times New Roman" w:cs="Times New Roman"/>
                <w:szCs w:val="24"/>
              </w:rPr>
            </w:pPr>
            <w:del w:id="97" w:author="ASUS" w:date="2018-06-06T12:10:00Z">
              <w:r w:rsidRPr="00BA2915" w:rsidDel="00AB5E9D">
                <w:rPr>
                  <w:rFonts w:ascii="Times New Roman" w:hAnsi="Times New Roman" w:cs="Times New Roman"/>
                  <w:noProof/>
                  <w:szCs w:val="24"/>
                </w:rPr>
                <w:drawing>
                  <wp:inline distT="0" distB="0" distL="0" distR="0" wp14:anchorId="6D0E5A1C" wp14:editId="5AA3C979">
                    <wp:extent cx="5147272" cy="2815166"/>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1907" cy="2817701"/>
                            </a:xfrm>
                            <a:prstGeom prst="rect">
                              <a:avLst/>
                            </a:prstGeom>
                            <a:noFill/>
                          </pic:spPr>
                        </pic:pic>
                      </a:graphicData>
                    </a:graphic>
                  </wp:inline>
                </w:drawing>
              </w:r>
            </w:del>
          </w:p>
        </w:tc>
      </w:tr>
    </w:tbl>
    <w:p w:rsidR="00D8412F" w:rsidRPr="002C02BD" w:rsidDel="00AB5E9D" w:rsidRDefault="0011016F" w:rsidP="0011016F">
      <w:pPr>
        <w:pStyle w:val="Caption"/>
        <w:jc w:val="center"/>
        <w:rPr>
          <w:del w:id="98" w:author="ASUS" w:date="2018-06-06T12:10:00Z"/>
          <w:rFonts w:ascii="Times New Roman" w:hAnsi="Times New Roman" w:cs="Times New Roman"/>
          <w:sz w:val="24"/>
          <w:szCs w:val="24"/>
        </w:rPr>
      </w:pPr>
      <w:bookmarkStart w:id="99" w:name="_Toc502054264"/>
      <w:bookmarkStart w:id="100" w:name="_Toc502054327"/>
      <w:del w:id="101" w:author="ASUS" w:date="2018-06-06T12:10:00Z">
        <w:r w:rsidRPr="002C02BD" w:rsidDel="00AB5E9D">
          <w:rPr>
            <w:rFonts w:ascii="Times New Roman" w:hAnsi="Times New Roman" w:cs="Times New Roman"/>
            <w:sz w:val="24"/>
            <w:szCs w:val="24"/>
          </w:rPr>
          <w:delText>Fig</w:delText>
        </w:r>
        <w:r w:rsidR="00502142" w:rsidRPr="002C02BD" w:rsidDel="00AB5E9D">
          <w:rPr>
            <w:rFonts w:ascii="Times New Roman" w:hAnsi="Times New Roman" w:cs="Times New Roman" w:hint="eastAsia"/>
            <w:sz w:val="24"/>
            <w:szCs w:val="24"/>
          </w:rPr>
          <w:delText>ure 5.</w:delText>
        </w:r>
        <w:r w:rsidR="00D8412F" w:rsidRPr="002C02BD" w:rsidDel="00AB5E9D">
          <w:rPr>
            <w:rFonts w:ascii="Times New Roman" w:hAnsi="Times New Roman" w:cs="Times New Roman"/>
            <w:sz w:val="24"/>
            <w:szCs w:val="24"/>
          </w:rPr>
          <w:delText xml:space="preserve"> </w:delText>
        </w:r>
        <w:r w:rsidR="00502142" w:rsidRPr="002C02BD" w:rsidDel="00AB5E9D">
          <w:rPr>
            <w:rFonts w:ascii="Times New Roman" w:hAnsi="Times New Roman" w:cs="Times New Roman" w:hint="eastAsia"/>
            <w:sz w:val="24"/>
            <w:szCs w:val="24"/>
          </w:rPr>
          <w:delText>F</w:delText>
        </w:r>
        <w:r w:rsidR="00771FB1" w:rsidRPr="002C02BD" w:rsidDel="00AB5E9D">
          <w:rPr>
            <w:rFonts w:ascii="Times New Roman" w:hAnsi="Times New Roman" w:cs="Times New Roman"/>
            <w:sz w:val="24"/>
            <w:szCs w:val="24"/>
          </w:rPr>
          <w:delText xml:space="preserve">our </w:delText>
        </w:r>
        <w:r w:rsidR="00502142" w:rsidRPr="002C02BD" w:rsidDel="00AB5E9D">
          <w:rPr>
            <w:rFonts w:ascii="Times New Roman" w:hAnsi="Times New Roman" w:cs="Times New Roman" w:hint="eastAsia"/>
            <w:sz w:val="24"/>
            <w:szCs w:val="24"/>
          </w:rPr>
          <w:delText xml:space="preserve">steps to predict the </w:delText>
        </w:r>
        <w:r w:rsidR="00D8412F" w:rsidRPr="002C02BD" w:rsidDel="00AB5E9D">
          <w:rPr>
            <w:rFonts w:ascii="Times New Roman" w:hAnsi="Times New Roman" w:cs="Times New Roman"/>
            <w:sz w:val="24"/>
            <w:szCs w:val="24"/>
          </w:rPr>
          <w:delText>travel time</w:delText>
        </w:r>
        <w:bookmarkEnd w:id="99"/>
        <w:bookmarkEnd w:id="100"/>
        <w:r w:rsidR="00502142" w:rsidRPr="002C02BD" w:rsidDel="00AB5E9D">
          <w:rPr>
            <w:rFonts w:ascii="Times New Roman" w:hAnsi="Times New Roman" w:cs="Times New Roman" w:hint="eastAsia"/>
            <w:sz w:val="24"/>
            <w:szCs w:val="24"/>
          </w:rPr>
          <w:delText>.</w:delText>
        </w:r>
      </w:del>
    </w:p>
    <w:p w:rsidR="00272F15" w:rsidRPr="002C02BD" w:rsidDel="00AB5E9D" w:rsidRDefault="00272F15" w:rsidP="00C0317A">
      <w:pPr>
        <w:widowControl/>
        <w:jc w:val="both"/>
        <w:rPr>
          <w:del w:id="102" w:author="ASUS" w:date="2018-06-06T12:10:00Z"/>
          <w:rFonts w:ascii="Times New Roman" w:hAnsi="Times New Roman" w:cs="Times New Roman"/>
          <w:szCs w:val="24"/>
        </w:rPr>
      </w:pPr>
    </w:p>
    <w:tbl>
      <w:tblPr>
        <w:tblStyle w:val="TableGrid"/>
        <w:tblW w:w="0" w:type="auto"/>
        <w:tblLook w:val="04A0" w:firstRow="1" w:lastRow="0" w:firstColumn="1" w:lastColumn="0" w:noHBand="0" w:noVBand="1"/>
      </w:tblPr>
      <w:tblGrid>
        <w:gridCol w:w="8432"/>
      </w:tblGrid>
      <w:tr w:rsidR="00272F15" w:rsidRPr="00BA2915" w:rsidDel="00AB5E9D" w:rsidTr="00272F15">
        <w:trPr>
          <w:del w:id="103" w:author="ASUS" w:date="2018-06-06T12:10:00Z"/>
        </w:trPr>
        <w:tc>
          <w:tcPr>
            <w:tcW w:w="8296" w:type="dxa"/>
          </w:tcPr>
          <w:p w:rsidR="00272F15" w:rsidRPr="00BA2915" w:rsidDel="00AB5E9D" w:rsidRDefault="00500DD5" w:rsidP="00C0317A">
            <w:pPr>
              <w:widowControl/>
              <w:jc w:val="both"/>
              <w:rPr>
                <w:del w:id="104" w:author="ASUS" w:date="2018-06-06T12:10:00Z"/>
                <w:rFonts w:ascii="Times New Roman" w:hAnsi="Times New Roman" w:cs="Times New Roman"/>
                <w:szCs w:val="24"/>
              </w:rPr>
            </w:pPr>
            <w:del w:id="105" w:author="ASUS" w:date="2018-06-06T12:10:00Z">
              <w:r w:rsidRPr="00BA2915" w:rsidDel="00AB5E9D">
                <w:rPr>
                  <w:rFonts w:ascii="Times New Roman" w:hAnsi="Times New Roman" w:cs="Times New Roman"/>
                  <w:noProof/>
                  <w:szCs w:val="24"/>
                </w:rPr>
                <w:drawing>
                  <wp:inline distT="0" distB="0" distL="0" distR="0" wp14:anchorId="587516F9" wp14:editId="1EFF3D81">
                    <wp:extent cx="5217160" cy="2053167"/>
                    <wp:effectExtent l="0" t="0" r="0" b="444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8253" cy="2061468"/>
                            </a:xfrm>
                            <a:prstGeom prst="rect">
                              <a:avLst/>
                            </a:prstGeom>
                            <a:noFill/>
                          </pic:spPr>
                        </pic:pic>
                      </a:graphicData>
                    </a:graphic>
                  </wp:inline>
                </w:drawing>
              </w:r>
            </w:del>
          </w:p>
        </w:tc>
      </w:tr>
    </w:tbl>
    <w:p w:rsidR="00272F15" w:rsidDel="00AB5E9D" w:rsidRDefault="00940F26" w:rsidP="00940F26">
      <w:pPr>
        <w:pStyle w:val="Caption"/>
        <w:jc w:val="center"/>
        <w:rPr>
          <w:del w:id="106" w:author="ASUS" w:date="2018-06-06T12:10:00Z"/>
          <w:rFonts w:ascii="Times New Roman" w:hAnsi="Times New Roman" w:cs="Times New Roman"/>
          <w:sz w:val="24"/>
          <w:szCs w:val="24"/>
        </w:rPr>
      </w:pPr>
      <w:bookmarkStart w:id="107" w:name="_Toc502054269"/>
      <w:bookmarkStart w:id="108" w:name="_Toc502054332"/>
      <w:del w:id="109" w:author="ASUS" w:date="2018-06-06T12:10:00Z">
        <w:r w:rsidRPr="002C02BD" w:rsidDel="00AB5E9D">
          <w:rPr>
            <w:rFonts w:ascii="Times New Roman" w:hAnsi="Times New Roman" w:cs="Times New Roman"/>
            <w:sz w:val="24"/>
            <w:szCs w:val="24"/>
          </w:rPr>
          <w:delText>Fig</w:delText>
        </w:r>
        <w:r w:rsidR="00A6535D" w:rsidRPr="002C02BD" w:rsidDel="00AB5E9D">
          <w:rPr>
            <w:rFonts w:ascii="Times New Roman" w:hAnsi="Times New Roman" w:cs="Times New Roman" w:hint="eastAsia"/>
            <w:sz w:val="24"/>
            <w:szCs w:val="24"/>
          </w:rPr>
          <w:delText>ure 6. M</w:delText>
        </w:r>
        <w:r w:rsidR="00272F15" w:rsidRPr="002C02BD" w:rsidDel="00AB5E9D">
          <w:rPr>
            <w:rFonts w:ascii="Times New Roman" w:hAnsi="Times New Roman" w:cs="Times New Roman"/>
            <w:sz w:val="24"/>
            <w:szCs w:val="24"/>
          </w:rPr>
          <w:delText xml:space="preserve">odel </w:delText>
        </w:r>
        <w:r w:rsidR="00A6535D" w:rsidRPr="002C02BD" w:rsidDel="00AB5E9D">
          <w:rPr>
            <w:rFonts w:ascii="Times New Roman" w:hAnsi="Times New Roman" w:cs="Times New Roman" w:hint="eastAsia"/>
            <w:sz w:val="24"/>
            <w:szCs w:val="24"/>
          </w:rPr>
          <w:delText xml:space="preserve">training, testing and </w:delText>
        </w:r>
        <w:r w:rsidR="00272F15" w:rsidRPr="002C02BD" w:rsidDel="00AB5E9D">
          <w:rPr>
            <w:rFonts w:ascii="Times New Roman" w:hAnsi="Times New Roman" w:cs="Times New Roman"/>
            <w:sz w:val="24"/>
            <w:szCs w:val="24"/>
          </w:rPr>
          <w:delText>selection</w:delText>
        </w:r>
        <w:bookmarkEnd w:id="107"/>
        <w:bookmarkEnd w:id="108"/>
        <w:r w:rsidR="00A6535D" w:rsidRPr="002C02BD" w:rsidDel="00AB5E9D">
          <w:rPr>
            <w:rFonts w:ascii="Times New Roman" w:hAnsi="Times New Roman" w:cs="Times New Roman" w:hint="eastAsia"/>
            <w:sz w:val="24"/>
            <w:szCs w:val="24"/>
          </w:rPr>
          <w:delText>.</w:delText>
        </w:r>
      </w:del>
    </w:p>
    <w:p w:rsidR="002C02BD" w:rsidRPr="002C02BD" w:rsidRDefault="002C02BD" w:rsidP="002C02BD"/>
    <w:p w:rsidR="002C02BD" w:rsidRDefault="002C02BD" w:rsidP="002C02BD">
      <w:pPr>
        <w:pStyle w:val="Content2"/>
        <w:numPr>
          <w:ilvl w:val="0"/>
          <w:numId w:val="5"/>
        </w:numPr>
      </w:pPr>
      <w:r w:rsidRPr="00BA2915">
        <w:t xml:space="preserve">Experiments </w:t>
      </w:r>
      <w:ins w:id="110" w:author="ASUS" w:date="2018-06-06T12:10:00Z">
        <w:r w:rsidR="00AB5E9D">
          <w:t>DATA</w:t>
        </w:r>
      </w:ins>
      <w:del w:id="111" w:author="ASUS" w:date="2018-06-06T12:11:00Z">
        <w:r w:rsidRPr="00BA2915" w:rsidDel="00AB5E9D">
          <w:delText xml:space="preserve">and </w:delText>
        </w:r>
        <w:r w:rsidDel="00AB5E9D">
          <w:rPr>
            <w:rFonts w:hint="eastAsia"/>
          </w:rPr>
          <w:delText>Discussion</w:delText>
        </w:r>
      </w:del>
    </w:p>
    <w:p w:rsidR="002C02BD" w:rsidRPr="002C02BD" w:rsidRDefault="002C02BD" w:rsidP="002C02BD">
      <w:pPr>
        <w:widowControl/>
        <w:ind w:firstLine="360"/>
        <w:jc w:val="both"/>
        <w:rPr>
          <w:rFonts w:ascii="Times New Roman" w:hAnsi="Times New Roman" w:cs="Times New Roman"/>
          <w:szCs w:val="24"/>
        </w:rPr>
      </w:pPr>
      <w:del w:id="112" w:author="ASUS" w:date="2018-06-06T12:11:00Z">
        <w:r w:rsidDel="00AB5E9D">
          <w:rPr>
            <w:rFonts w:ascii="Times New Roman" w:hAnsi="Times New Roman" w:cs="Times New Roman" w:hint="eastAsia"/>
          </w:rPr>
          <w:delText xml:space="preserve">To demonstrate </w:delText>
        </w:r>
        <w:r w:rsidDel="00AB5E9D">
          <w:rPr>
            <w:rFonts w:ascii="Times New Roman" w:hAnsi="Times New Roman" w:cs="Times New Roman"/>
          </w:rPr>
          <w:delText>the</w:delText>
        </w:r>
        <w:r w:rsidDel="00AB5E9D">
          <w:rPr>
            <w:rFonts w:ascii="Times New Roman" w:hAnsi="Times New Roman" w:cs="Times New Roman" w:hint="eastAsia"/>
          </w:rPr>
          <w:delText xml:space="preserve"> advantages of the proposed method, we perform a lot of experiments. The experiments are executed in a PC-based platform with i7 CPU and 1G Ram. </w:delText>
        </w:r>
      </w:del>
      <w:r>
        <w:rPr>
          <w:rFonts w:ascii="Times New Roman" w:hAnsi="Times New Roman" w:cs="Times New Roman" w:hint="eastAsia"/>
        </w:rPr>
        <w:t xml:space="preserve">The data comes from </w:t>
      </w:r>
      <w:proofErr w:type="spellStart"/>
      <w:r w:rsidRPr="00BA2915">
        <w:rPr>
          <w:rFonts w:ascii="Times New Roman" w:hAnsi="Times New Roman" w:cs="Times New Roman"/>
          <w:szCs w:val="24"/>
        </w:rPr>
        <w:t>KDDC</w:t>
      </w:r>
      <w:r>
        <w:rPr>
          <w:rFonts w:ascii="Times New Roman" w:hAnsi="Times New Roman" w:cs="Times New Roman" w:hint="eastAsia"/>
          <w:szCs w:val="24"/>
        </w:rPr>
        <w:t>up</w:t>
      </w:r>
      <w:proofErr w:type="spellEnd"/>
      <w:r>
        <w:rPr>
          <w:rFonts w:ascii="Times New Roman" w:hAnsi="Times New Roman" w:cs="Times New Roman" w:hint="eastAsia"/>
          <w:szCs w:val="24"/>
        </w:rPr>
        <w:t xml:space="preserve"> </w:t>
      </w:r>
      <w:r w:rsidRPr="00BA2915">
        <w:rPr>
          <w:rFonts w:ascii="Times New Roman" w:hAnsi="Times New Roman" w:cs="Times New Roman"/>
          <w:szCs w:val="24"/>
        </w:rPr>
        <w:t xml:space="preserve">2017’s traffic-flow prediction dataset, </w:t>
      </w:r>
      <w:r>
        <w:rPr>
          <w:rFonts w:ascii="Times New Roman" w:hAnsi="Times New Roman" w:cs="Times New Roman" w:hint="eastAsia"/>
          <w:szCs w:val="24"/>
        </w:rPr>
        <w:t xml:space="preserve">which contains </w:t>
      </w:r>
      <w:r w:rsidRPr="00BA2915">
        <w:rPr>
          <w:rFonts w:ascii="Times New Roman" w:hAnsi="Times New Roman" w:cs="Times New Roman"/>
          <w:szCs w:val="24"/>
        </w:rPr>
        <w:t>six routes, namely,</w:t>
      </w:r>
      <w:r>
        <w:rPr>
          <w:rFonts w:ascii="Times New Roman" w:hAnsi="Times New Roman" w:cs="Times New Roman"/>
          <w:szCs w:val="24"/>
        </w:rPr>
        <w:t xml:space="preserve"> route A</w:t>
      </w:r>
      <w:r>
        <w:rPr>
          <w:rFonts w:ascii="Times New Roman" w:hAnsi="Times New Roman" w:cs="Times New Roman" w:hint="eastAsia"/>
          <w:szCs w:val="24"/>
        </w:rPr>
        <w:t>~</w:t>
      </w:r>
      <w:r w:rsidRPr="00BA2915">
        <w:rPr>
          <w:rFonts w:ascii="Times New Roman" w:hAnsi="Times New Roman" w:cs="Times New Roman"/>
          <w:szCs w:val="24"/>
        </w:rPr>
        <w:t>2, A</w:t>
      </w:r>
      <w:r>
        <w:rPr>
          <w:rFonts w:ascii="Times New Roman" w:hAnsi="Times New Roman" w:cs="Times New Roman" w:hint="eastAsia"/>
          <w:szCs w:val="24"/>
        </w:rPr>
        <w:t>~</w:t>
      </w:r>
      <w:r>
        <w:rPr>
          <w:rFonts w:ascii="Times New Roman" w:hAnsi="Times New Roman" w:cs="Times New Roman"/>
          <w:szCs w:val="24"/>
        </w:rPr>
        <w:t>3, B</w:t>
      </w:r>
      <w:r>
        <w:rPr>
          <w:rFonts w:ascii="Times New Roman" w:hAnsi="Times New Roman" w:cs="Times New Roman" w:hint="eastAsia"/>
          <w:szCs w:val="24"/>
        </w:rPr>
        <w:t>~</w:t>
      </w:r>
      <w:r w:rsidRPr="00BA2915">
        <w:rPr>
          <w:rFonts w:ascii="Times New Roman" w:hAnsi="Times New Roman" w:cs="Times New Roman"/>
          <w:szCs w:val="24"/>
        </w:rPr>
        <w:t>1, B</w:t>
      </w:r>
      <w:r>
        <w:rPr>
          <w:rFonts w:ascii="Times New Roman" w:hAnsi="Times New Roman" w:cs="Times New Roman" w:hint="eastAsia"/>
          <w:szCs w:val="24"/>
        </w:rPr>
        <w:t>~</w:t>
      </w:r>
      <w:r w:rsidRPr="00BA2915">
        <w:rPr>
          <w:rFonts w:ascii="Times New Roman" w:hAnsi="Times New Roman" w:cs="Times New Roman"/>
          <w:szCs w:val="24"/>
        </w:rPr>
        <w:t>3, C</w:t>
      </w:r>
      <w:r>
        <w:rPr>
          <w:rFonts w:ascii="Times New Roman" w:hAnsi="Times New Roman" w:cs="Times New Roman" w:hint="eastAsia"/>
          <w:szCs w:val="24"/>
        </w:rPr>
        <w:t>~</w:t>
      </w:r>
      <w:r>
        <w:rPr>
          <w:rFonts w:ascii="Times New Roman" w:hAnsi="Times New Roman" w:cs="Times New Roman"/>
          <w:szCs w:val="24"/>
        </w:rPr>
        <w:t>1, and C</w:t>
      </w:r>
      <w:r>
        <w:rPr>
          <w:rFonts w:ascii="Times New Roman" w:hAnsi="Times New Roman" w:cs="Times New Roman" w:hint="eastAsia"/>
          <w:szCs w:val="24"/>
        </w:rPr>
        <w:t>~</w:t>
      </w:r>
      <w:r w:rsidRPr="00BA2915">
        <w:rPr>
          <w:rFonts w:ascii="Times New Roman" w:hAnsi="Times New Roman" w:cs="Times New Roman"/>
          <w:szCs w:val="24"/>
        </w:rPr>
        <w:t>3</w:t>
      </w:r>
      <w:del w:id="113" w:author="ASUS" w:date="2018-06-06T12:11:00Z">
        <w:r w:rsidDel="00AB5E9D">
          <w:rPr>
            <w:rFonts w:ascii="Times New Roman" w:hAnsi="Times New Roman" w:cs="Times New Roman" w:hint="eastAsia"/>
            <w:szCs w:val="24"/>
          </w:rPr>
          <w:delText>, in an area in China</w:delText>
        </w:r>
      </w:del>
      <w:r>
        <w:rPr>
          <w:rFonts w:ascii="Times New Roman" w:hAnsi="Times New Roman" w:cs="Times New Roman" w:hint="eastAsia"/>
          <w:szCs w:val="24"/>
        </w:rPr>
        <w:t xml:space="preserve">, where the naming rule for a route is the </w:t>
      </w:r>
      <w:r>
        <w:rPr>
          <w:rFonts w:ascii="Times New Roman" w:hAnsi="Times New Roman" w:cs="Times New Roman"/>
          <w:szCs w:val="24"/>
        </w:rPr>
        <w:t>concatenation</w:t>
      </w:r>
      <w:r>
        <w:rPr>
          <w:rFonts w:ascii="Times New Roman" w:hAnsi="Times New Roman" w:cs="Times New Roman" w:hint="eastAsia"/>
          <w:szCs w:val="24"/>
        </w:rPr>
        <w:t xml:space="preserve"> of intersection ID, </w:t>
      </w:r>
      <w:r>
        <w:rPr>
          <w:rFonts w:ascii="Times New Roman" w:hAnsi="Times New Roman" w:cs="Times New Roman"/>
          <w:szCs w:val="24"/>
        </w:rPr>
        <w:t>“</w:t>
      </w:r>
      <w:r>
        <w:rPr>
          <w:rFonts w:ascii="Times New Roman" w:hAnsi="Times New Roman" w:cs="Times New Roman" w:hint="eastAsia"/>
          <w:szCs w:val="24"/>
        </w:rPr>
        <w:t>~</w:t>
      </w:r>
      <w:r>
        <w:rPr>
          <w:rFonts w:ascii="Times New Roman" w:hAnsi="Times New Roman" w:cs="Times New Roman"/>
          <w:szCs w:val="24"/>
        </w:rPr>
        <w:t>”</w:t>
      </w:r>
      <w:r>
        <w:rPr>
          <w:rFonts w:ascii="Times New Roman" w:hAnsi="Times New Roman" w:cs="Times New Roman" w:hint="eastAsia"/>
          <w:szCs w:val="24"/>
        </w:rPr>
        <w:t>, and then tollgate ID</w:t>
      </w:r>
      <w:r w:rsidRPr="00BA2915">
        <w:rPr>
          <w:rFonts w:ascii="Times New Roman" w:hAnsi="Times New Roman" w:cs="Times New Roman"/>
          <w:szCs w:val="24"/>
        </w:rPr>
        <w:t xml:space="preserve">. </w:t>
      </w:r>
      <w:r>
        <w:rPr>
          <w:rFonts w:ascii="Times New Roman" w:hAnsi="Times New Roman" w:cs="Times New Roman" w:hint="eastAsia"/>
          <w:szCs w:val="24"/>
        </w:rPr>
        <w:t>F</w:t>
      </w:r>
      <w:r w:rsidRPr="00BA2915">
        <w:rPr>
          <w:rFonts w:ascii="Times New Roman" w:hAnsi="Times New Roman" w:cs="Times New Roman"/>
          <w:szCs w:val="24"/>
        </w:rPr>
        <w:t xml:space="preserve">or example, for two </w:t>
      </w:r>
      <w:r>
        <w:rPr>
          <w:rFonts w:ascii="Times New Roman" w:hAnsi="Times New Roman" w:cs="Times New Roman" w:hint="eastAsia"/>
          <w:szCs w:val="24"/>
        </w:rPr>
        <w:t>routes</w:t>
      </w:r>
      <w:r>
        <w:rPr>
          <w:rFonts w:ascii="Times New Roman" w:hAnsi="Times New Roman" w:cs="Times New Roman"/>
          <w:szCs w:val="24"/>
        </w:rPr>
        <w:t>’</w:t>
      </w:r>
      <w:r>
        <w:rPr>
          <w:rFonts w:ascii="Times New Roman" w:hAnsi="Times New Roman" w:cs="Times New Roman" w:hint="eastAsia"/>
          <w:szCs w:val="24"/>
        </w:rPr>
        <w:t xml:space="preserve"> notation, </w:t>
      </w:r>
      <w:r w:rsidRPr="00BA2915">
        <w:rPr>
          <w:rFonts w:ascii="Times New Roman" w:hAnsi="Times New Roman" w:cs="Times New Roman"/>
          <w:szCs w:val="24"/>
        </w:rPr>
        <w:t>A</w:t>
      </w:r>
      <w:r>
        <w:rPr>
          <w:rFonts w:ascii="Times New Roman" w:hAnsi="Times New Roman" w:cs="Times New Roman" w:hint="eastAsia"/>
          <w:szCs w:val="24"/>
        </w:rPr>
        <w:t>~</w:t>
      </w:r>
      <w:r w:rsidRPr="00BA2915">
        <w:rPr>
          <w:rFonts w:ascii="Times New Roman" w:hAnsi="Times New Roman" w:cs="Times New Roman"/>
          <w:szCs w:val="24"/>
        </w:rPr>
        <w:t>2 and A</w:t>
      </w:r>
      <w:r>
        <w:rPr>
          <w:rFonts w:ascii="Times New Roman" w:hAnsi="Times New Roman" w:cs="Times New Roman" w:hint="eastAsia"/>
          <w:szCs w:val="24"/>
        </w:rPr>
        <w:t>~</w:t>
      </w:r>
      <w:r w:rsidRPr="00BA2915">
        <w:rPr>
          <w:rFonts w:ascii="Times New Roman" w:hAnsi="Times New Roman" w:cs="Times New Roman"/>
          <w:szCs w:val="24"/>
        </w:rPr>
        <w:t xml:space="preserve">3, they </w:t>
      </w:r>
      <w:r w:rsidRPr="00420F0E">
        <w:rPr>
          <w:rFonts w:ascii="Times New Roman" w:hAnsi="Times New Roman" w:cs="Times New Roman" w:hint="eastAsia"/>
          <w:color w:val="FF0000"/>
          <w:szCs w:val="24"/>
          <w:rPrChange w:id="114" w:author="顏榳均" w:date="2018-06-10T13:27:00Z">
            <w:rPr>
              <w:rFonts w:ascii="Times New Roman" w:hAnsi="Times New Roman" w:cs="Times New Roman" w:hint="eastAsia"/>
              <w:szCs w:val="24"/>
            </w:rPr>
          </w:rPrChange>
        </w:rPr>
        <w:t xml:space="preserve">mean that the two routes </w:t>
      </w:r>
      <w:r w:rsidRPr="00420F0E">
        <w:rPr>
          <w:rFonts w:ascii="Times New Roman" w:hAnsi="Times New Roman" w:cs="Times New Roman"/>
          <w:color w:val="FF0000"/>
          <w:szCs w:val="24"/>
          <w:rPrChange w:id="115" w:author="顏榳均" w:date="2018-06-10T13:27:00Z">
            <w:rPr>
              <w:rFonts w:ascii="Times New Roman" w:hAnsi="Times New Roman" w:cs="Times New Roman"/>
              <w:szCs w:val="24"/>
            </w:rPr>
          </w:rPrChange>
        </w:rPr>
        <w:t>have the same starting point</w:t>
      </w:r>
      <w:r w:rsidRPr="00BA2915">
        <w:rPr>
          <w:rFonts w:ascii="Times New Roman" w:hAnsi="Times New Roman" w:cs="Times New Roman"/>
          <w:szCs w:val="24"/>
        </w:rPr>
        <w:t xml:space="preserve">, i.e., intersection A, </w:t>
      </w:r>
      <w:bookmarkStart w:id="116" w:name="_GoBack"/>
      <w:r w:rsidRPr="00420F0E">
        <w:rPr>
          <w:rFonts w:ascii="Times New Roman" w:hAnsi="Times New Roman" w:cs="Times New Roman"/>
          <w:color w:val="FF0000"/>
          <w:szCs w:val="24"/>
          <w:rPrChange w:id="117" w:author="顏榳均" w:date="2018-06-10T13:28:00Z">
            <w:rPr>
              <w:rFonts w:ascii="Times New Roman" w:hAnsi="Times New Roman" w:cs="Times New Roman"/>
              <w:szCs w:val="24"/>
            </w:rPr>
          </w:rPrChange>
        </w:rPr>
        <w:t>but have different destination point</w:t>
      </w:r>
      <w:r w:rsidRPr="00420F0E">
        <w:rPr>
          <w:rFonts w:ascii="Times New Roman" w:hAnsi="Times New Roman" w:cs="Times New Roman" w:hint="eastAsia"/>
          <w:color w:val="FF0000"/>
          <w:szCs w:val="24"/>
          <w:rPrChange w:id="118" w:author="顏榳均" w:date="2018-06-10T13:28:00Z">
            <w:rPr>
              <w:rFonts w:ascii="Times New Roman" w:hAnsi="Times New Roman" w:cs="Times New Roman" w:hint="eastAsia"/>
              <w:szCs w:val="24"/>
            </w:rPr>
          </w:rPrChange>
        </w:rPr>
        <w:t>s</w:t>
      </w:r>
      <w:bookmarkEnd w:id="116"/>
      <w:r w:rsidRPr="00BA2915">
        <w:rPr>
          <w:rFonts w:ascii="Times New Roman" w:hAnsi="Times New Roman" w:cs="Times New Roman"/>
          <w:szCs w:val="24"/>
        </w:rPr>
        <w:t>, i.e., tollgates 2 and 3, respectively</w:t>
      </w:r>
      <w:r>
        <w:rPr>
          <w:rFonts w:ascii="Times New Roman" w:hAnsi="Times New Roman" w:cs="Times New Roman" w:hint="eastAsia"/>
          <w:szCs w:val="24"/>
        </w:rPr>
        <w:t xml:space="preserve">. In addition, the dataset also </w:t>
      </w:r>
      <w:r w:rsidRPr="00BA2915">
        <w:rPr>
          <w:rFonts w:ascii="Times New Roman" w:hAnsi="Times New Roman" w:cs="Times New Roman"/>
          <w:szCs w:val="24"/>
        </w:rPr>
        <w:t xml:space="preserve">includes </w:t>
      </w:r>
      <w:r>
        <w:rPr>
          <w:rFonts w:ascii="Times New Roman" w:hAnsi="Times New Roman" w:cs="Times New Roman" w:hint="eastAsia"/>
          <w:szCs w:val="24"/>
        </w:rPr>
        <w:t xml:space="preserve">the time records of thousands of vehicles travelling on the six routes as well as the </w:t>
      </w:r>
      <w:r w:rsidRPr="00BA2915">
        <w:rPr>
          <w:rFonts w:ascii="Times New Roman" w:hAnsi="Times New Roman" w:cs="Times New Roman"/>
          <w:szCs w:val="24"/>
        </w:rPr>
        <w:t xml:space="preserve">weather information </w:t>
      </w:r>
      <w:r>
        <w:rPr>
          <w:rFonts w:ascii="Times New Roman" w:hAnsi="Times New Roman" w:cs="Times New Roman" w:hint="eastAsia"/>
          <w:szCs w:val="24"/>
        </w:rPr>
        <w:t xml:space="preserve">in the area </w:t>
      </w:r>
      <w:r w:rsidRPr="00BA2915">
        <w:rPr>
          <w:rFonts w:ascii="Times New Roman" w:hAnsi="Times New Roman" w:cs="Times New Roman"/>
          <w:szCs w:val="24"/>
        </w:rPr>
        <w:t xml:space="preserve">from </w:t>
      </w:r>
      <w:r>
        <w:rPr>
          <w:rFonts w:ascii="Times New Roman" w:hAnsi="Times New Roman" w:cs="Times New Roman" w:hint="eastAsia"/>
          <w:szCs w:val="24"/>
        </w:rPr>
        <w:t xml:space="preserve">the date </w:t>
      </w:r>
      <w:r w:rsidRPr="00BA2915">
        <w:rPr>
          <w:rFonts w:ascii="Times New Roman" w:hAnsi="Times New Roman" w:cs="Times New Roman"/>
          <w:szCs w:val="24"/>
        </w:rPr>
        <w:t xml:space="preserve">2016-07-19 </w:t>
      </w:r>
      <w:r w:rsidRPr="002C02BD">
        <w:rPr>
          <w:rFonts w:ascii="Times New Roman" w:hAnsi="Times New Roman" w:cs="Times New Roman"/>
          <w:szCs w:val="24"/>
        </w:rPr>
        <w:t xml:space="preserve">to </w:t>
      </w:r>
      <w:r w:rsidRPr="002C02BD">
        <w:rPr>
          <w:rFonts w:ascii="Times New Roman" w:hAnsi="Times New Roman" w:cs="Times New Roman" w:hint="eastAsia"/>
          <w:szCs w:val="24"/>
        </w:rPr>
        <w:t xml:space="preserve">the date </w:t>
      </w:r>
      <w:r w:rsidRPr="002C02BD">
        <w:rPr>
          <w:rFonts w:ascii="Times New Roman" w:hAnsi="Times New Roman" w:cs="Times New Roman"/>
          <w:szCs w:val="24"/>
        </w:rPr>
        <w:t xml:space="preserve">2016-10-24. </w:t>
      </w:r>
    </w:p>
    <w:p w:rsidR="002C02BD" w:rsidDel="00AB5E9D" w:rsidRDefault="002C02BD">
      <w:pPr>
        <w:pStyle w:val="Content2"/>
        <w:numPr>
          <w:ilvl w:val="0"/>
          <w:numId w:val="0"/>
        </w:numPr>
        <w:ind w:left="360"/>
        <w:jc w:val="both"/>
        <w:rPr>
          <w:del w:id="119" w:author="ASUS" w:date="2018-06-06T12:12:00Z"/>
          <w:b w:val="0"/>
        </w:rPr>
      </w:pPr>
      <w:del w:id="120" w:author="ASUS" w:date="2018-06-06T12:12:00Z">
        <w:r w:rsidRPr="002C02BD" w:rsidDel="00AB5E9D">
          <w:rPr>
            <w:rFonts w:hint="eastAsia"/>
            <w:b w:val="0"/>
          </w:rPr>
          <w:delText xml:space="preserve">The experiments selects some </w:delText>
        </w:r>
        <w:r w:rsidRPr="002C02BD" w:rsidDel="00AB5E9D">
          <w:rPr>
            <w:b w:val="0"/>
          </w:rPr>
          <w:delText>arbitrary</w:delText>
        </w:r>
        <w:r w:rsidRPr="002C02BD" w:rsidDel="00AB5E9D">
          <w:rPr>
            <w:rFonts w:hint="eastAsia"/>
            <w:b w:val="0"/>
          </w:rPr>
          <w:delText xml:space="preserve"> time slot in some arbitrary date to </w:delText>
        </w:r>
        <w:r w:rsidRPr="002C02BD" w:rsidDel="00AB5E9D">
          <w:rPr>
            <w:b w:val="0"/>
          </w:rPr>
          <w:delText>predict</w:delText>
        </w:r>
        <w:r w:rsidRPr="002C02BD" w:rsidDel="00AB5E9D">
          <w:rPr>
            <w:rFonts w:hint="eastAsia"/>
            <w:b w:val="0"/>
          </w:rPr>
          <w:delText xml:space="preserve"> </w:delText>
        </w:r>
        <w:r w:rsidRPr="002C02BD" w:rsidDel="00AB5E9D">
          <w:rPr>
            <w:b w:val="0"/>
          </w:rPr>
          <w:delText>the</w:delText>
        </w:r>
        <w:r w:rsidRPr="002C02BD" w:rsidDel="00AB5E9D">
          <w:rPr>
            <w:rFonts w:hint="eastAsia"/>
            <w:b w:val="0"/>
          </w:rPr>
          <w:delText xml:space="preserve"> traveling time for the time slot of all the six routes from the starting point to the end point. Note that the selected date to predict should be located in the latter half of the dataset to avoid from the insufficient training data. In the prediction, the proposed method used the traveling data in the nearest seven days as the validation data set, while the data in the dates before these seven days is used as the training data set. </w:delText>
        </w:r>
        <w:r w:rsidRPr="002C02BD" w:rsidDel="00AB5E9D">
          <w:rPr>
            <w:b w:val="0"/>
          </w:rPr>
          <w:delText xml:space="preserve">Moreover, we choose two time </w:delText>
        </w:r>
        <w:r w:rsidRPr="002C02BD" w:rsidDel="00AB5E9D">
          <w:rPr>
            <w:rFonts w:hint="eastAsia"/>
            <w:b w:val="0"/>
          </w:rPr>
          <w:delText>slots</w:delText>
        </w:r>
        <w:r w:rsidRPr="002C02BD" w:rsidDel="00AB5E9D">
          <w:rPr>
            <w:b w:val="0"/>
          </w:rPr>
          <w:delText xml:space="preserve">, </w:delText>
        </w:r>
        <w:r w:rsidRPr="002C02BD" w:rsidDel="00AB5E9D">
          <w:rPr>
            <w:rFonts w:hint="eastAsia"/>
            <w:b w:val="0"/>
          </w:rPr>
          <w:delText xml:space="preserve">namely, </w:delText>
        </w:r>
        <w:r w:rsidRPr="002C02BD" w:rsidDel="00AB5E9D">
          <w:rPr>
            <w:b w:val="0"/>
          </w:rPr>
          <w:delText>AM</w:delText>
        </w:r>
        <w:r w:rsidRPr="002C02BD" w:rsidDel="00AB5E9D">
          <w:rPr>
            <w:rFonts w:hint="eastAsia"/>
            <w:b w:val="0"/>
          </w:rPr>
          <w:delText xml:space="preserve"> 0900 t</w:delText>
        </w:r>
        <w:r w:rsidRPr="002C02BD" w:rsidDel="00AB5E9D">
          <w:rPr>
            <w:b w:val="0"/>
          </w:rPr>
          <w:delText xml:space="preserve">o AM </w:delText>
        </w:r>
        <w:r w:rsidRPr="002C02BD" w:rsidDel="00AB5E9D">
          <w:rPr>
            <w:rFonts w:hint="eastAsia"/>
            <w:b w:val="0"/>
          </w:rPr>
          <w:delText xml:space="preserve">1000 </w:delText>
        </w:r>
        <w:r w:rsidRPr="002C02BD" w:rsidDel="00AB5E9D">
          <w:rPr>
            <w:b w:val="0"/>
          </w:rPr>
          <w:delText xml:space="preserve">and PM </w:delText>
        </w:r>
        <w:r w:rsidRPr="002C02BD" w:rsidDel="00AB5E9D">
          <w:rPr>
            <w:rFonts w:hint="eastAsia"/>
            <w:b w:val="0"/>
          </w:rPr>
          <w:delText xml:space="preserve">1700 </w:delText>
        </w:r>
        <w:r w:rsidRPr="002C02BD" w:rsidDel="00AB5E9D">
          <w:rPr>
            <w:b w:val="0"/>
          </w:rPr>
          <w:delText>to PM</w:delText>
        </w:r>
        <w:r w:rsidRPr="002C02BD" w:rsidDel="00AB5E9D">
          <w:rPr>
            <w:rFonts w:hint="eastAsia"/>
            <w:b w:val="0"/>
          </w:rPr>
          <w:delText xml:space="preserve"> 1800</w:delText>
        </w:r>
        <w:r w:rsidRPr="002C02BD" w:rsidDel="00AB5E9D">
          <w:rPr>
            <w:b w:val="0"/>
          </w:rPr>
          <w:delText>, as the</w:delText>
        </w:r>
        <w:r w:rsidRPr="002C02BD" w:rsidDel="00AB5E9D">
          <w:rPr>
            <w:rFonts w:hint="eastAsia"/>
            <w:b w:val="0"/>
          </w:rPr>
          <w:delText xml:space="preserve"> </w:delText>
        </w:r>
        <w:r w:rsidRPr="002C02BD" w:rsidDel="00AB5E9D">
          <w:rPr>
            <w:b w:val="0"/>
          </w:rPr>
          <w:delText>target time slot</w:delText>
        </w:r>
        <w:r w:rsidRPr="002C02BD" w:rsidDel="00AB5E9D">
          <w:rPr>
            <w:rFonts w:hint="eastAsia"/>
            <w:b w:val="0"/>
          </w:rPr>
          <w:delText xml:space="preserve"> to predict</w:delText>
        </w:r>
        <w:r w:rsidRPr="002C02BD" w:rsidDel="00AB5E9D">
          <w:rPr>
            <w:b w:val="0"/>
          </w:rPr>
          <w:delText xml:space="preserve">. </w:delText>
        </w:r>
        <w:r w:rsidRPr="002C02BD" w:rsidDel="00AB5E9D">
          <w:rPr>
            <w:rFonts w:hint="eastAsia"/>
            <w:b w:val="0"/>
          </w:rPr>
          <w:delText xml:space="preserve">Suppose we choose the date, </w:delText>
        </w:r>
        <w:r w:rsidRPr="002C02BD" w:rsidDel="00AB5E9D">
          <w:rPr>
            <w:b w:val="0"/>
          </w:rPr>
          <w:delText>2016-10-24</w:delText>
        </w:r>
        <w:r w:rsidRPr="002C02BD" w:rsidDel="00AB5E9D">
          <w:rPr>
            <w:rFonts w:hint="eastAsia"/>
            <w:b w:val="0"/>
          </w:rPr>
          <w:delText>, to predict its travelling time in the above two time slots. According to the above discussion, the data from the date</w:delText>
        </w:r>
        <w:r w:rsidRPr="002C02BD" w:rsidDel="00AB5E9D">
          <w:rPr>
            <w:b w:val="0"/>
          </w:rPr>
          <w:delText xml:space="preserve"> 2016-07-19 to </w:delText>
        </w:r>
        <w:r w:rsidRPr="002C02BD" w:rsidDel="00AB5E9D">
          <w:rPr>
            <w:rFonts w:hint="eastAsia"/>
            <w:b w:val="0"/>
          </w:rPr>
          <w:delText xml:space="preserve">the date </w:delText>
        </w:r>
        <w:r w:rsidRPr="002C02BD" w:rsidDel="00AB5E9D">
          <w:rPr>
            <w:b w:val="0"/>
          </w:rPr>
          <w:delText>2016-10-17</w:delText>
        </w:r>
        <w:r w:rsidRPr="002C02BD" w:rsidDel="00AB5E9D">
          <w:rPr>
            <w:rFonts w:hint="eastAsia"/>
            <w:b w:val="0"/>
          </w:rPr>
          <w:delText xml:space="preserve"> is used as the training data set, while the data from seven days from the date</w:delText>
        </w:r>
        <w:r w:rsidRPr="002C02BD" w:rsidDel="00AB5E9D">
          <w:rPr>
            <w:b w:val="0"/>
          </w:rPr>
          <w:delText xml:space="preserve"> 2016-</w:delText>
        </w:r>
        <w:r w:rsidRPr="002C02BD" w:rsidDel="00AB5E9D">
          <w:rPr>
            <w:rFonts w:hint="eastAsia"/>
            <w:b w:val="0"/>
          </w:rPr>
          <w:delText>10</w:delText>
        </w:r>
        <w:r w:rsidRPr="002C02BD" w:rsidDel="00AB5E9D">
          <w:rPr>
            <w:b w:val="0"/>
          </w:rPr>
          <w:delText>-1</w:delText>
        </w:r>
        <w:r w:rsidRPr="002C02BD" w:rsidDel="00AB5E9D">
          <w:rPr>
            <w:rFonts w:hint="eastAsia"/>
            <w:b w:val="0"/>
          </w:rPr>
          <w:delText>8</w:delText>
        </w:r>
        <w:r w:rsidRPr="002C02BD" w:rsidDel="00AB5E9D">
          <w:rPr>
            <w:b w:val="0"/>
          </w:rPr>
          <w:delText xml:space="preserve"> to </w:delText>
        </w:r>
        <w:r w:rsidRPr="002C02BD" w:rsidDel="00AB5E9D">
          <w:rPr>
            <w:rFonts w:hint="eastAsia"/>
            <w:b w:val="0"/>
          </w:rPr>
          <w:delText xml:space="preserve">the date </w:delText>
        </w:r>
        <w:r w:rsidRPr="002C02BD" w:rsidDel="00AB5E9D">
          <w:rPr>
            <w:b w:val="0"/>
          </w:rPr>
          <w:delText>2016-10-</w:delText>
        </w:r>
        <w:r w:rsidRPr="002C02BD" w:rsidDel="00AB5E9D">
          <w:rPr>
            <w:rFonts w:hint="eastAsia"/>
            <w:b w:val="0"/>
          </w:rPr>
          <w:delText xml:space="preserve">24 is used as the validation data set. </w:delText>
        </w:r>
        <w:r w:rsidRPr="002C02BD" w:rsidDel="00AB5E9D">
          <w:rPr>
            <w:b w:val="0"/>
          </w:rPr>
          <w:delText>Fig</w:delText>
        </w:r>
        <w:r w:rsidRPr="002C02BD" w:rsidDel="00AB5E9D">
          <w:rPr>
            <w:rFonts w:hint="eastAsia"/>
            <w:b w:val="0"/>
          </w:rPr>
          <w:delText>ure 7</w:delText>
        </w:r>
        <w:r w:rsidRPr="002C02BD" w:rsidDel="00AB5E9D">
          <w:rPr>
            <w:b w:val="0"/>
          </w:rPr>
          <w:delText xml:space="preserve"> show</w:delText>
        </w:r>
        <w:r w:rsidRPr="002C02BD" w:rsidDel="00AB5E9D">
          <w:rPr>
            <w:rFonts w:hint="eastAsia"/>
            <w:b w:val="0"/>
          </w:rPr>
          <w:delText>s</w:delText>
        </w:r>
        <w:r w:rsidRPr="002C02BD" w:rsidDel="00AB5E9D">
          <w:rPr>
            <w:b w:val="0"/>
          </w:rPr>
          <w:delText xml:space="preserve"> the average travel</w:delText>
        </w:r>
        <w:r w:rsidRPr="002C02BD" w:rsidDel="00AB5E9D">
          <w:rPr>
            <w:rFonts w:hint="eastAsia"/>
            <w:b w:val="0"/>
          </w:rPr>
          <w:delText xml:space="preserve"> time</w:delText>
        </w:r>
        <w:r w:rsidRPr="002C02BD" w:rsidDel="00AB5E9D">
          <w:rPr>
            <w:b w:val="0"/>
          </w:rPr>
          <w:delText xml:space="preserve"> of the above six </w:delText>
        </w:r>
        <w:r w:rsidRPr="002C02BD" w:rsidDel="00AB5E9D">
          <w:rPr>
            <w:rFonts w:hint="eastAsia"/>
            <w:b w:val="0"/>
          </w:rPr>
          <w:delText xml:space="preserve">routes </w:delText>
        </w:r>
        <w:r w:rsidRPr="002C02BD" w:rsidDel="00AB5E9D">
          <w:rPr>
            <w:b w:val="0"/>
          </w:rPr>
          <w:delText xml:space="preserve">in the </w:delText>
        </w:r>
        <w:r w:rsidRPr="002C02BD" w:rsidDel="00AB5E9D">
          <w:rPr>
            <w:rFonts w:hint="eastAsia"/>
            <w:b w:val="0"/>
          </w:rPr>
          <w:delText xml:space="preserve">training data set for </w:delText>
        </w:r>
        <w:r w:rsidRPr="002C02BD" w:rsidDel="00AB5E9D">
          <w:rPr>
            <w:b w:val="0"/>
          </w:rPr>
          <w:delText xml:space="preserve">the two chosen time </w:delText>
        </w:r>
        <w:r w:rsidRPr="002C02BD" w:rsidDel="00AB5E9D">
          <w:rPr>
            <w:rFonts w:hint="eastAsia"/>
            <w:b w:val="0"/>
          </w:rPr>
          <w:delText>slots</w:delText>
        </w:r>
        <w:r w:rsidRPr="002C02BD" w:rsidDel="00AB5E9D">
          <w:rPr>
            <w:b w:val="0"/>
          </w:rPr>
          <w:delText xml:space="preserve">. From the figure, we can </w:delText>
        </w:r>
        <w:r w:rsidRPr="002C02BD" w:rsidDel="00AB5E9D">
          <w:rPr>
            <w:rFonts w:hint="eastAsia"/>
            <w:b w:val="0"/>
          </w:rPr>
          <w:delText xml:space="preserve">see </w:delText>
        </w:r>
        <w:r w:rsidRPr="002C02BD" w:rsidDel="00AB5E9D">
          <w:rPr>
            <w:b w:val="0"/>
          </w:rPr>
          <w:delText xml:space="preserve">some line (representing the travel time) </w:delText>
        </w:r>
        <w:r w:rsidRPr="002C02BD" w:rsidDel="00AB5E9D">
          <w:rPr>
            <w:rFonts w:hint="eastAsia"/>
            <w:b w:val="0"/>
          </w:rPr>
          <w:delText xml:space="preserve">being </w:delText>
        </w:r>
        <w:r w:rsidRPr="002C02BD" w:rsidDel="00AB5E9D">
          <w:rPr>
            <w:b w:val="0"/>
          </w:rPr>
          <w:delText xml:space="preserve">fragmented since there is missing data in that day. For these cases, we skip the data of that date for keeping the consistence of the training data set. </w:delText>
        </w:r>
      </w:del>
    </w:p>
    <w:p w:rsidR="002C02BD" w:rsidRPr="002C02BD" w:rsidDel="00AB5E9D" w:rsidRDefault="002C02BD">
      <w:pPr>
        <w:pStyle w:val="Content2"/>
        <w:numPr>
          <w:ilvl w:val="0"/>
          <w:numId w:val="0"/>
        </w:numPr>
        <w:ind w:left="360"/>
        <w:jc w:val="both"/>
        <w:rPr>
          <w:del w:id="121" w:author="ASUS" w:date="2018-06-06T12:12:00Z"/>
          <w:b w:val="0"/>
        </w:rPr>
      </w:pPr>
    </w:p>
    <w:tbl>
      <w:tblPr>
        <w:tblStyle w:val="TableGrid"/>
        <w:tblW w:w="0" w:type="auto"/>
        <w:tblLook w:val="04A0" w:firstRow="1" w:lastRow="0" w:firstColumn="1" w:lastColumn="0" w:noHBand="0" w:noVBand="1"/>
      </w:tblPr>
      <w:tblGrid>
        <w:gridCol w:w="8296"/>
      </w:tblGrid>
      <w:tr w:rsidR="002C02BD" w:rsidRPr="00BA2915" w:rsidDel="00AB5E9D" w:rsidTr="004B01CA">
        <w:trPr>
          <w:del w:id="122" w:author="ASUS" w:date="2018-06-06T12:12:00Z"/>
        </w:trPr>
        <w:tc>
          <w:tcPr>
            <w:tcW w:w="8296" w:type="dxa"/>
          </w:tcPr>
          <w:p w:rsidR="002C02BD" w:rsidRPr="00BA2915" w:rsidDel="00AB5E9D" w:rsidRDefault="002C02BD">
            <w:pPr>
              <w:ind w:left="360"/>
              <w:jc w:val="both"/>
              <w:rPr>
                <w:del w:id="123" w:author="ASUS" w:date="2018-06-06T12:12:00Z"/>
                <w:rFonts w:ascii="Times New Roman" w:hAnsi="Times New Roman" w:cs="Times New Roman"/>
              </w:rPr>
              <w:pPrChange w:id="124" w:author="ASUS" w:date="2018-06-06T12:12:00Z">
                <w:pPr>
                  <w:widowControl/>
                  <w:jc w:val="both"/>
                </w:pPr>
              </w:pPrChange>
            </w:pPr>
            <w:del w:id="125" w:author="ASUS" w:date="2018-06-06T12:12:00Z">
              <w:r w:rsidRPr="001D6DB2" w:rsidDel="00AB5E9D">
                <w:rPr>
                  <w:rFonts w:ascii="Times New Roman" w:hAnsi="Times New Roman" w:cs="Times New Roman"/>
                  <w:noProof/>
                </w:rPr>
                <w:drawing>
                  <wp:inline distT="0" distB="0" distL="0" distR="0" wp14:anchorId="61D6FF82" wp14:editId="1014F7EC">
                    <wp:extent cx="5111750" cy="1583267"/>
                    <wp:effectExtent l="0" t="0" r="0" b="0"/>
                    <wp:docPr id="40" name="圖片 40" descr="C:\Users\InfiniteWing\Desktop\Thesis\KDD-2017-Travel-Time-Prediction\9\Average travel ti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finiteWing\Desktop\Thesis\KDD-2017-Travel-Time-Prediction\9\Average travel time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093" cy="1590497"/>
                            </a:xfrm>
                            <a:prstGeom prst="rect">
                              <a:avLst/>
                            </a:prstGeom>
                            <a:noFill/>
                            <a:ln>
                              <a:noFill/>
                            </a:ln>
                          </pic:spPr>
                        </pic:pic>
                      </a:graphicData>
                    </a:graphic>
                  </wp:inline>
                </w:drawing>
              </w:r>
            </w:del>
          </w:p>
        </w:tc>
      </w:tr>
    </w:tbl>
    <w:p w:rsidR="002C02BD" w:rsidDel="00AB5E9D" w:rsidRDefault="002C02BD">
      <w:pPr>
        <w:pStyle w:val="Caption"/>
        <w:ind w:left="360"/>
        <w:jc w:val="both"/>
        <w:rPr>
          <w:del w:id="126" w:author="ASUS" w:date="2018-06-06T12:12:00Z"/>
          <w:rFonts w:ascii="Times New Roman" w:hAnsi="Times New Roman" w:cs="Times New Roman"/>
        </w:rPr>
        <w:pPrChange w:id="127" w:author="ASUS" w:date="2018-06-06T12:12:00Z">
          <w:pPr>
            <w:pStyle w:val="Caption"/>
            <w:jc w:val="center"/>
          </w:pPr>
        </w:pPrChange>
      </w:pPr>
      <w:del w:id="128" w:author="ASUS" w:date="2018-06-06T12:12:00Z">
        <w:r w:rsidDel="00AB5E9D">
          <w:rPr>
            <w:rFonts w:hint="eastAsia"/>
            <w:b/>
          </w:rPr>
          <w:delText>(a)</w:delText>
        </w:r>
        <w:r w:rsidDel="00AB5E9D">
          <w:rPr>
            <w:rFonts w:ascii="Times New Roman" w:hAnsi="Times New Roman" w:cs="Times New Roman" w:hint="eastAsia"/>
          </w:rPr>
          <w:delText>.</w:delText>
        </w:r>
        <w:r w:rsidRPr="00BA2915" w:rsidDel="00AB5E9D">
          <w:rPr>
            <w:rFonts w:ascii="Times New Roman" w:hAnsi="Times New Roman" w:cs="Times New Roman"/>
          </w:rPr>
          <w:delText xml:space="preserve"> </w:delText>
        </w:r>
        <w:r w:rsidDel="00AB5E9D">
          <w:rPr>
            <w:rFonts w:ascii="Times New Roman" w:hAnsi="Times New Roman" w:cs="Times New Roman" w:hint="eastAsia"/>
          </w:rPr>
          <w:delText>A</w:delText>
        </w:r>
        <w:r w:rsidRPr="00BA2915" w:rsidDel="00AB5E9D">
          <w:rPr>
            <w:rFonts w:ascii="Times New Roman" w:hAnsi="Times New Roman" w:cs="Times New Roman"/>
          </w:rPr>
          <w:delText>ve</w:delText>
        </w:r>
        <w:r w:rsidDel="00AB5E9D">
          <w:rPr>
            <w:rFonts w:ascii="Times New Roman" w:hAnsi="Times New Roman" w:cs="Times New Roman"/>
          </w:rPr>
          <w:delText xml:space="preserve">rage travel time for time slot from AM </w:delText>
        </w:r>
        <w:r w:rsidDel="00AB5E9D">
          <w:rPr>
            <w:rFonts w:ascii="Times New Roman" w:hAnsi="Times New Roman" w:cs="Times New Roman" w:hint="eastAsia"/>
          </w:rPr>
          <w:delText xml:space="preserve">0900 </w:delText>
        </w:r>
        <w:r w:rsidDel="00AB5E9D">
          <w:rPr>
            <w:rFonts w:ascii="Times New Roman" w:hAnsi="Times New Roman" w:cs="Times New Roman"/>
          </w:rPr>
          <w:delText>to AM</w:delText>
        </w:r>
        <w:r w:rsidDel="00AB5E9D">
          <w:rPr>
            <w:rFonts w:ascii="Times New Roman" w:hAnsi="Times New Roman" w:cs="Times New Roman" w:hint="eastAsia"/>
          </w:rPr>
          <w:delText xml:space="preserve"> 1000.</w:delText>
        </w:r>
      </w:del>
    </w:p>
    <w:p w:rsidR="002C02BD" w:rsidRPr="004A361E" w:rsidDel="00AB5E9D" w:rsidRDefault="002C02BD">
      <w:pPr>
        <w:ind w:left="360"/>
        <w:jc w:val="both"/>
        <w:rPr>
          <w:del w:id="129" w:author="ASUS" w:date="2018-06-06T12:12:00Z"/>
        </w:rPr>
        <w:pPrChange w:id="130" w:author="ASUS" w:date="2018-06-06T12:12:00Z">
          <w:pPr/>
        </w:pPrChange>
      </w:pPr>
    </w:p>
    <w:tbl>
      <w:tblPr>
        <w:tblStyle w:val="TableGrid"/>
        <w:tblW w:w="0" w:type="auto"/>
        <w:tblLook w:val="04A0" w:firstRow="1" w:lastRow="0" w:firstColumn="1" w:lastColumn="0" w:noHBand="0" w:noVBand="1"/>
      </w:tblPr>
      <w:tblGrid>
        <w:gridCol w:w="8296"/>
      </w:tblGrid>
      <w:tr w:rsidR="002C02BD" w:rsidRPr="00BA2915" w:rsidDel="00AB5E9D" w:rsidTr="004B01CA">
        <w:trPr>
          <w:del w:id="131" w:author="ASUS" w:date="2018-06-06T12:12:00Z"/>
        </w:trPr>
        <w:tc>
          <w:tcPr>
            <w:tcW w:w="8296" w:type="dxa"/>
          </w:tcPr>
          <w:p w:rsidR="002C02BD" w:rsidRPr="00BA2915" w:rsidDel="00AB5E9D" w:rsidRDefault="002C02BD">
            <w:pPr>
              <w:ind w:left="360"/>
              <w:jc w:val="both"/>
              <w:rPr>
                <w:del w:id="132" w:author="ASUS" w:date="2018-06-06T12:12:00Z"/>
                <w:rFonts w:ascii="Times New Roman" w:hAnsi="Times New Roman" w:cs="Times New Roman"/>
              </w:rPr>
              <w:pPrChange w:id="133" w:author="ASUS" w:date="2018-06-06T12:12:00Z">
                <w:pPr>
                  <w:widowControl/>
                  <w:jc w:val="both"/>
                </w:pPr>
              </w:pPrChange>
            </w:pPr>
            <w:del w:id="134" w:author="ASUS" w:date="2018-06-06T12:12:00Z">
              <w:r w:rsidRPr="004A5D74" w:rsidDel="00AB5E9D">
                <w:rPr>
                  <w:rFonts w:ascii="Times New Roman" w:hAnsi="Times New Roman" w:cs="Times New Roman"/>
                  <w:noProof/>
                </w:rPr>
                <w:drawing>
                  <wp:inline distT="0" distB="0" distL="0" distR="0" wp14:anchorId="0F77C193" wp14:editId="0049D7A8">
                    <wp:extent cx="5109929" cy="1574800"/>
                    <wp:effectExtent l="0" t="0" r="0" b="6350"/>
                    <wp:docPr id="41" name="圖片 41" descr="C:\Users\InfiniteWing\Desktop\Thesis\KDD-2017-Travel-Time-Prediction\Average travel time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finiteWing\Desktop\Thesis\KDD-2017-Travel-Time-Prediction\Average travel time 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153" cy="1585039"/>
                            </a:xfrm>
                            <a:prstGeom prst="rect">
                              <a:avLst/>
                            </a:prstGeom>
                            <a:noFill/>
                            <a:ln>
                              <a:noFill/>
                            </a:ln>
                          </pic:spPr>
                        </pic:pic>
                      </a:graphicData>
                    </a:graphic>
                  </wp:inline>
                </w:drawing>
              </w:r>
            </w:del>
          </w:p>
        </w:tc>
      </w:tr>
    </w:tbl>
    <w:p w:rsidR="002C02BD" w:rsidDel="00AB5E9D" w:rsidRDefault="002C02BD">
      <w:pPr>
        <w:pStyle w:val="Caption"/>
        <w:ind w:left="360"/>
        <w:jc w:val="both"/>
        <w:rPr>
          <w:del w:id="135" w:author="ASUS" w:date="2018-06-06T12:12:00Z"/>
          <w:rFonts w:ascii="Times New Roman" w:hAnsi="Times New Roman" w:cs="Times New Roman"/>
        </w:rPr>
        <w:pPrChange w:id="136" w:author="ASUS" w:date="2018-06-06T12:12:00Z">
          <w:pPr>
            <w:pStyle w:val="Caption"/>
            <w:jc w:val="center"/>
          </w:pPr>
        </w:pPrChange>
      </w:pPr>
      <w:del w:id="137" w:author="ASUS" w:date="2018-06-06T12:12:00Z">
        <w:r w:rsidDel="00AB5E9D">
          <w:rPr>
            <w:rFonts w:hint="eastAsia"/>
            <w:b/>
          </w:rPr>
          <w:delText>(b).</w:delText>
        </w:r>
        <w:r w:rsidRPr="00BA2915" w:rsidDel="00AB5E9D">
          <w:rPr>
            <w:rFonts w:ascii="Times New Roman" w:hAnsi="Times New Roman" w:cs="Times New Roman"/>
          </w:rPr>
          <w:delText xml:space="preserve"> </w:delText>
        </w:r>
        <w:r w:rsidDel="00AB5E9D">
          <w:rPr>
            <w:rFonts w:ascii="Times New Roman" w:hAnsi="Times New Roman" w:cs="Times New Roman" w:hint="eastAsia"/>
          </w:rPr>
          <w:delText>A</w:delText>
        </w:r>
        <w:r w:rsidRPr="00BA2915" w:rsidDel="00AB5E9D">
          <w:rPr>
            <w:rFonts w:ascii="Times New Roman" w:hAnsi="Times New Roman" w:cs="Times New Roman"/>
          </w:rPr>
          <w:delText>ve</w:delText>
        </w:r>
        <w:r w:rsidDel="00AB5E9D">
          <w:rPr>
            <w:rFonts w:ascii="Times New Roman" w:hAnsi="Times New Roman" w:cs="Times New Roman"/>
          </w:rPr>
          <w:delText xml:space="preserve">rage travel time for time slot from PM </w:delText>
        </w:r>
        <w:r w:rsidDel="00AB5E9D">
          <w:rPr>
            <w:rFonts w:ascii="Times New Roman" w:hAnsi="Times New Roman" w:cs="Times New Roman" w:hint="eastAsia"/>
          </w:rPr>
          <w:delText xml:space="preserve">1700 </w:delText>
        </w:r>
        <w:r w:rsidDel="00AB5E9D">
          <w:rPr>
            <w:rFonts w:ascii="Times New Roman" w:hAnsi="Times New Roman" w:cs="Times New Roman"/>
          </w:rPr>
          <w:delText>to PM</w:delText>
        </w:r>
        <w:r w:rsidDel="00AB5E9D">
          <w:rPr>
            <w:rFonts w:ascii="Times New Roman" w:hAnsi="Times New Roman" w:cs="Times New Roman" w:hint="eastAsia"/>
          </w:rPr>
          <w:delText xml:space="preserve"> 1800.</w:delText>
        </w:r>
      </w:del>
    </w:p>
    <w:p w:rsidR="002C02BD" w:rsidDel="00AB5E9D" w:rsidRDefault="002C02BD">
      <w:pPr>
        <w:ind w:left="360"/>
        <w:jc w:val="both"/>
        <w:rPr>
          <w:del w:id="138" w:author="ASUS" w:date="2018-06-06T12:12:00Z"/>
          <w:rFonts w:ascii="Times New Roman" w:hAnsi="Times New Roman" w:cs="Times New Roman"/>
          <w:szCs w:val="24"/>
        </w:rPr>
        <w:pPrChange w:id="139" w:author="ASUS" w:date="2018-06-06T12:12:00Z">
          <w:pPr>
            <w:jc w:val="both"/>
          </w:pPr>
        </w:pPrChange>
      </w:pPr>
      <w:del w:id="140" w:author="ASUS" w:date="2018-06-06T12:12:00Z">
        <w:r w:rsidDel="00AB5E9D">
          <w:rPr>
            <w:rFonts w:hint="eastAsia"/>
          </w:rPr>
          <w:delText xml:space="preserve">Figure 7. The average travel time from the date </w:delText>
        </w:r>
        <w:r w:rsidRPr="00BA2915" w:rsidDel="00AB5E9D">
          <w:rPr>
            <w:rFonts w:ascii="Times New Roman" w:hAnsi="Times New Roman" w:cs="Times New Roman"/>
            <w:szCs w:val="24"/>
          </w:rPr>
          <w:delText xml:space="preserve">2016-07-19 to </w:delText>
        </w:r>
        <w:r w:rsidDel="00AB5E9D">
          <w:rPr>
            <w:rFonts w:ascii="Times New Roman" w:hAnsi="Times New Roman" w:cs="Times New Roman" w:hint="eastAsia"/>
            <w:szCs w:val="24"/>
          </w:rPr>
          <w:delText xml:space="preserve">the date </w:delText>
        </w:r>
        <w:r w:rsidDel="00AB5E9D">
          <w:rPr>
            <w:rFonts w:ascii="Times New Roman" w:hAnsi="Times New Roman" w:cs="Times New Roman"/>
            <w:szCs w:val="24"/>
          </w:rPr>
          <w:delText>2016-10-17</w:delText>
        </w:r>
        <w:r w:rsidDel="00AB5E9D">
          <w:rPr>
            <w:rFonts w:ascii="Times New Roman" w:hAnsi="Times New Roman" w:cs="Times New Roman" w:hint="eastAsia"/>
            <w:szCs w:val="24"/>
          </w:rPr>
          <w:delText xml:space="preserve">, where 7(a) and 7(b) are for the average travel time for time slots AM 0900 to AM 1000, and PM 1700 to PM 1800, respectively. </w:delText>
        </w:r>
      </w:del>
    </w:p>
    <w:p w:rsidR="002C02BD" w:rsidRPr="002C02BD" w:rsidDel="00AB5E9D" w:rsidRDefault="002C02BD">
      <w:pPr>
        <w:ind w:left="360" w:firstLine="360"/>
        <w:jc w:val="both"/>
        <w:rPr>
          <w:del w:id="141" w:author="ASUS" w:date="2018-06-06T12:12:00Z"/>
          <w:rFonts w:ascii="Times New Roman" w:hAnsi="Times New Roman" w:cs="Times New Roman"/>
          <w:szCs w:val="24"/>
        </w:rPr>
        <w:pPrChange w:id="142" w:author="ASUS" w:date="2018-06-06T12:12:00Z">
          <w:pPr>
            <w:widowControl/>
            <w:ind w:firstLine="360"/>
            <w:jc w:val="both"/>
          </w:pPr>
        </w:pPrChange>
      </w:pPr>
    </w:p>
    <w:p w:rsidR="00323864" w:rsidRPr="00BA2915" w:rsidDel="00AB5E9D" w:rsidRDefault="00D4284F">
      <w:pPr>
        <w:ind w:left="360" w:firstLineChars="200" w:firstLine="480"/>
        <w:jc w:val="both"/>
        <w:rPr>
          <w:del w:id="143" w:author="ASUS" w:date="2018-06-06T12:12:00Z"/>
          <w:rFonts w:ascii="Times New Roman" w:hAnsi="Times New Roman" w:cs="Times New Roman"/>
          <w:szCs w:val="24"/>
        </w:rPr>
        <w:pPrChange w:id="144" w:author="ASUS" w:date="2018-06-06T12:12:00Z">
          <w:pPr>
            <w:ind w:firstLineChars="200" w:firstLine="480"/>
            <w:jc w:val="both"/>
          </w:pPr>
        </w:pPrChange>
      </w:pPr>
      <w:del w:id="145" w:author="ASUS" w:date="2018-06-06T12:12:00Z">
        <w:r w:rsidRPr="00BA2915" w:rsidDel="00AB5E9D">
          <w:rPr>
            <w:rFonts w:ascii="Times New Roman" w:hAnsi="Times New Roman" w:cs="Times New Roman"/>
          </w:rPr>
          <w:delText>To evaluate the models</w:delText>
        </w:r>
        <w:r w:rsidDel="00AB5E9D">
          <w:rPr>
            <w:rFonts w:ascii="Times New Roman" w:hAnsi="Times New Roman" w:cs="Times New Roman"/>
          </w:rPr>
          <w:delText xml:space="preserve">, </w:delText>
        </w:r>
        <w:r w:rsidR="004A361E" w:rsidDel="00AB5E9D">
          <w:rPr>
            <w:rFonts w:ascii="Times New Roman" w:hAnsi="Times New Roman" w:cs="Times New Roman" w:hint="eastAsia"/>
          </w:rPr>
          <w:delText xml:space="preserve">the paper </w:delText>
        </w:r>
        <w:r w:rsidR="00AA7611" w:rsidDel="00AB5E9D">
          <w:rPr>
            <w:rFonts w:ascii="Times New Roman" w:hAnsi="Times New Roman" w:cs="Times New Roman" w:hint="eastAsia"/>
          </w:rPr>
          <w:delText xml:space="preserve">implemented the four training models. We use </w:delText>
        </w:r>
        <w:r w:rsidR="00AA7611" w:rsidDel="00AB5E9D">
          <w:rPr>
            <w:rFonts w:ascii="Times New Roman" w:hAnsi="Times New Roman" w:cs="Times New Roman"/>
            <w:szCs w:val="24"/>
          </w:rPr>
          <w:delText>the</w:delText>
        </w:r>
        <w:r w:rsidR="00AA7611" w:rsidDel="00AB5E9D">
          <w:rPr>
            <w:rFonts w:ascii="Times New Roman" w:hAnsi="Times New Roman" w:cs="Times New Roman" w:hint="eastAsia"/>
            <w:szCs w:val="24"/>
          </w:rPr>
          <w:delText xml:space="preserve"> o</w:delText>
        </w:r>
        <w:r w:rsidR="00AA7611" w:rsidRPr="00BA2915" w:rsidDel="00AB5E9D">
          <w:rPr>
            <w:rFonts w:ascii="Times New Roman" w:hAnsi="Times New Roman" w:cs="Times New Roman"/>
            <w:szCs w:val="24"/>
          </w:rPr>
          <w:delText>pen-source machine learning library ‘</w:delText>
        </w:r>
        <w:r w:rsidR="00AA7611" w:rsidRPr="00BA2915" w:rsidDel="00AB5E9D">
          <w:rPr>
            <w:rFonts w:ascii="Times New Roman" w:hAnsi="Times New Roman" w:cs="Times New Roman"/>
            <w:kern w:val="0"/>
          </w:rPr>
          <w:delText>Scikit-learn</w:delText>
        </w:r>
        <w:r w:rsidR="00AA7611" w:rsidRPr="00BA2915" w:rsidDel="00AB5E9D">
          <w:rPr>
            <w:rFonts w:ascii="Times New Roman" w:hAnsi="Times New Roman" w:cs="Times New Roman"/>
            <w:szCs w:val="24"/>
          </w:rPr>
          <w:delText>’</w:delText>
        </w:r>
        <w:r w:rsidR="004F456B" w:rsidDel="00AB5E9D">
          <w:rPr>
            <w:rFonts w:ascii="Times New Roman" w:hAnsi="Times New Roman" w:cs="Times New Roman" w:hint="eastAsia"/>
            <w:szCs w:val="24"/>
          </w:rPr>
          <w:delText xml:space="preserve"> to implement</w:delText>
        </w:r>
        <w:r w:rsidR="00AA7611" w:rsidDel="00AB5E9D">
          <w:rPr>
            <w:rFonts w:ascii="Times New Roman" w:hAnsi="Times New Roman" w:cs="Times New Roman" w:hint="eastAsia"/>
            <w:szCs w:val="24"/>
          </w:rPr>
          <w:delText xml:space="preserve"> </w:delText>
        </w:r>
        <w:r w:rsidR="00AA7611" w:rsidRPr="00BA2915" w:rsidDel="00AB5E9D">
          <w:rPr>
            <w:rFonts w:ascii="Times New Roman" w:hAnsi="Times New Roman" w:cs="Times New Roman"/>
            <w:szCs w:val="24"/>
          </w:rPr>
          <w:delText xml:space="preserve">SVR, KNN, and NN models. For GBRT model, we use a </w:delText>
        </w:r>
        <w:r w:rsidR="00AA7611" w:rsidRPr="00BA2915" w:rsidDel="00AB5E9D">
          <w:rPr>
            <w:rFonts w:ascii="Times New Roman" w:hAnsi="Times New Roman" w:cs="Times New Roman"/>
          </w:rPr>
          <w:delText>common GBRT framework named lightGBM</w:delText>
        </w:r>
        <w:r w:rsidR="00AA7611" w:rsidDel="00AB5E9D">
          <w:rPr>
            <w:rFonts w:ascii="Times New Roman" w:hAnsi="Times New Roman" w:cs="Times New Roman" w:hint="eastAsia"/>
          </w:rPr>
          <w:delText xml:space="preserve"> to implement it. In addition, the paper </w:delText>
        </w:r>
        <w:r w:rsidR="001E6156" w:rsidRPr="00BA2915" w:rsidDel="00AB5E9D">
          <w:rPr>
            <w:rFonts w:ascii="Times New Roman" w:hAnsi="Times New Roman" w:cs="Times New Roman"/>
          </w:rPr>
          <w:delText>use</w:delText>
        </w:r>
        <w:r w:rsidR="004A361E" w:rsidDel="00AB5E9D">
          <w:rPr>
            <w:rFonts w:ascii="Times New Roman" w:hAnsi="Times New Roman" w:cs="Times New Roman" w:hint="eastAsia"/>
          </w:rPr>
          <w:delText>d</w:delText>
        </w:r>
        <w:r w:rsidR="00575284" w:rsidRPr="00BA2915" w:rsidDel="00AB5E9D">
          <w:rPr>
            <w:rFonts w:ascii="Times New Roman" w:hAnsi="Times New Roman" w:cs="Times New Roman"/>
          </w:rPr>
          <w:delText xml:space="preserve"> two </w:delText>
        </w:r>
        <w:r w:rsidR="004A361E" w:rsidDel="00AB5E9D">
          <w:rPr>
            <w:rFonts w:ascii="Times New Roman" w:hAnsi="Times New Roman" w:cs="Times New Roman" w:hint="eastAsia"/>
          </w:rPr>
          <w:delText xml:space="preserve">most </w:delText>
        </w:r>
        <w:r w:rsidR="00575284" w:rsidRPr="00BA2915" w:rsidDel="00AB5E9D">
          <w:rPr>
            <w:rFonts w:ascii="Times New Roman" w:hAnsi="Times New Roman" w:cs="Times New Roman"/>
          </w:rPr>
          <w:delText>popular evaluation metrics,</w:delText>
        </w:r>
        <w:r w:rsidR="001E6156" w:rsidRPr="00BA2915" w:rsidDel="00AB5E9D">
          <w:rPr>
            <w:rFonts w:ascii="Times New Roman" w:hAnsi="Times New Roman" w:cs="Times New Roman"/>
          </w:rPr>
          <w:delText xml:space="preserve"> </w:delText>
        </w:r>
        <w:r w:rsidR="004A361E" w:rsidDel="00AB5E9D">
          <w:rPr>
            <w:rFonts w:ascii="Times New Roman" w:hAnsi="Times New Roman" w:cs="Times New Roman" w:hint="eastAsia"/>
          </w:rPr>
          <w:delText xml:space="preserve">namely, </w:delText>
        </w:r>
        <w:r w:rsidR="00575284" w:rsidRPr="00BA2915" w:rsidDel="00AB5E9D">
          <w:rPr>
            <w:rFonts w:ascii="Times New Roman" w:hAnsi="Times New Roman" w:cs="Times New Roman"/>
          </w:rPr>
          <w:delText xml:space="preserve">root mean squared error (RMSE) and </w:delText>
        </w:r>
        <w:r w:rsidR="001E6156" w:rsidRPr="00BA2915" w:rsidDel="00AB5E9D">
          <w:rPr>
            <w:rFonts w:ascii="Times New Roman" w:hAnsi="Times New Roman" w:cs="Times New Roman"/>
          </w:rPr>
          <w:delText>mean absolute percentage error (MAPE)</w:delText>
        </w:r>
        <w:r w:rsidR="004A361E" w:rsidDel="00AB5E9D">
          <w:rPr>
            <w:rFonts w:ascii="Times New Roman" w:hAnsi="Times New Roman" w:cs="Times New Roman" w:hint="eastAsia"/>
          </w:rPr>
          <w:delText>,</w:delText>
        </w:r>
        <w:r w:rsidR="001E6156" w:rsidRPr="00BA2915" w:rsidDel="00AB5E9D">
          <w:rPr>
            <w:rFonts w:ascii="Times New Roman" w:hAnsi="Times New Roman" w:cs="Times New Roman"/>
          </w:rPr>
          <w:delText xml:space="preserve"> to evaluate the prediction performance</w:delText>
        </w:r>
        <w:r w:rsidR="004A361E" w:rsidDel="00AB5E9D">
          <w:rPr>
            <w:rFonts w:ascii="Times New Roman" w:hAnsi="Times New Roman" w:cs="Times New Roman" w:hint="eastAsia"/>
          </w:rPr>
          <w:delText>, as being shown in Equations 1 and 2, respectively.</w:delText>
        </w:r>
        <w:r w:rsidR="001E6156" w:rsidRPr="00BA2915" w:rsidDel="00AB5E9D">
          <w:rPr>
            <w:rFonts w:ascii="Times New Roman" w:hAnsi="Times New Roman" w:cs="Times New Roman"/>
          </w:rPr>
          <w:delText xml:space="preserve"> </w:delText>
        </w:r>
        <w:r w:rsidR="00031D6F" w:rsidRPr="00BA2915" w:rsidDel="00AB5E9D">
          <w:rPr>
            <w:rFonts w:ascii="Times New Roman" w:hAnsi="Times New Roman" w:cs="Times New Roman"/>
            <w:szCs w:val="24"/>
          </w:rPr>
          <w:delText>In the</w:delText>
        </w:r>
        <w:r w:rsidR="004A361E" w:rsidDel="00AB5E9D">
          <w:rPr>
            <w:rFonts w:ascii="Times New Roman" w:hAnsi="Times New Roman" w:cs="Times New Roman" w:hint="eastAsia"/>
            <w:szCs w:val="24"/>
          </w:rPr>
          <w:delText>se</w:delText>
        </w:r>
        <w:r w:rsidR="00031D6F" w:rsidRPr="00BA2915" w:rsidDel="00AB5E9D">
          <w:rPr>
            <w:rFonts w:ascii="Times New Roman" w:hAnsi="Times New Roman" w:cs="Times New Roman"/>
            <w:szCs w:val="24"/>
          </w:rPr>
          <w:delText xml:space="preserve"> equations, </w:delText>
        </w:r>
        <m:oMath>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y</m:t>
                  </m:r>
                </m:e>
              </m:acc>
            </m:e>
            <m:sub>
              <m:r>
                <w:rPr>
                  <w:rFonts w:ascii="Cambria Math" w:hAnsi="Cambria Math" w:cs="Times New Roman"/>
                  <w:szCs w:val="24"/>
                </w:rPr>
                <m:t>t</m:t>
              </m:r>
            </m:sub>
          </m:sSub>
        </m:oMath>
        <w:r w:rsidR="00031D6F" w:rsidRPr="00BA2915" w:rsidDel="00AB5E9D">
          <w:rPr>
            <w:rFonts w:ascii="Times New Roman" w:hAnsi="Times New Roman" w:cs="Times New Roman"/>
            <w:szCs w:val="24"/>
          </w:rPr>
          <w:delText xml:space="preserve"> represents the ground truth value (</w:delText>
        </w:r>
        <w:r w:rsidR="004F456B" w:rsidDel="00AB5E9D">
          <w:rPr>
            <w:rFonts w:ascii="Times New Roman" w:hAnsi="Times New Roman" w:cs="Times New Roman" w:hint="eastAsia"/>
            <w:szCs w:val="24"/>
          </w:rPr>
          <w:delText xml:space="preserve">i.e., </w:delText>
        </w:r>
        <w:r w:rsidR="00031D6F" w:rsidRPr="00BA2915" w:rsidDel="00AB5E9D">
          <w:rPr>
            <w:rFonts w:ascii="Times New Roman" w:hAnsi="Times New Roman" w:cs="Times New Roman"/>
            <w:szCs w:val="24"/>
          </w:rPr>
          <w:delText>the actual travel time)</w:delText>
        </w:r>
        <w:r w:rsidR="004A361E" w:rsidDel="00AB5E9D">
          <w:rPr>
            <w:rFonts w:ascii="Times New Roman" w:hAnsi="Times New Roman" w:cs="Times New Roman" w:hint="eastAsia"/>
            <w:szCs w:val="24"/>
          </w:rPr>
          <w:delText>,</w:delText>
        </w:r>
        <w:r w:rsidR="00031D6F" w:rsidRPr="00BA2915" w:rsidDel="00AB5E9D">
          <w:rPr>
            <w:rFonts w:ascii="Times New Roman" w:hAnsi="Times New Roman" w:cs="Times New Roman"/>
            <w:szCs w:val="24"/>
          </w:rPr>
          <w:delText xml:space="preserve"> and </w:delTex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oMath>
        <w:r w:rsidR="00595E5D" w:rsidDel="00AB5E9D">
          <w:rPr>
            <w:rFonts w:ascii="Times New Roman" w:hAnsi="Times New Roman" w:cs="Times New Roman"/>
            <w:szCs w:val="24"/>
          </w:rPr>
          <w:delText xml:space="preserve"> represents the predict</w:delText>
        </w:r>
        <w:r w:rsidR="00031D6F" w:rsidRPr="00BA2915" w:rsidDel="00AB5E9D">
          <w:rPr>
            <w:rFonts w:ascii="Times New Roman" w:hAnsi="Times New Roman" w:cs="Times New Roman"/>
            <w:szCs w:val="24"/>
          </w:rPr>
          <w:delText xml:space="preserve"> value (the predict travel time).</w:delText>
        </w:r>
        <w:r w:rsidR="00933212" w:rsidRPr="00BA2915" w:rsidDel="00AB5E9D">
          <w:rPr>
            <w:rFonts w:ascii="Times New Roman" w:hAnsi="Times New Roman" w:cs="Times New Roman"/>
            <w:szCs w:val="24"/>
          </w:rPr>
          <w:delText xml:space="preserve"> Without loss of generality, we calculate the average trav</w:delText>
        </w:r>
        <w:r w:rsidR="00772934" w:rsidRPr="00BA2915" w:rsidDel="00AB5E9D">
          <w:rPr>
            <w:rFonts w:ascii="Times New Roman" w:hAnsi="Times New Roman" w:cs="Times New Roman"/>
            <w:szCs w:val="24"/>
          </w:rPr>
          <w:delText xml:space="preserve">el time </w:delText>
        </w:r>
        <w:r w:rsidR="0070663F" w:rsidRPr="00BA2915" w:rsidDel="00AB5E9D">
          <w:rPr>
            <w:rFonts w:ascii="Times New Roman" w:hAnsi="Times New Roman" w:cs="Times New Roman"/>
            <w:szCs w:val="24"/>
          </w:rPr>
          <w:delText>of</w:delText>
        </w:r>
        <w:r w:rsidR="00772934" w:rsidRPr="00BA2915" w:rsidDel="00AB5E9D">
          <w:rPr>
            <w:rFonts w:ascii="Times New Roman" w:hAnsi="Times New Roman" w:cs="Times New Roman"/>
            <w:szCs w:val="24"/>
          </w:rPr>
          <w:delText xml:space="preserve"> every 5 minutes to be the ground truth value, which is a </w:delText>
        </w:r>
        <w:r w:rsidR="00C94E51" w:rsidRPr="00BA2915" w:rsidDel="00AB5E9D">
          <w:rPr>
            <w:rFonts w:ascii="Times New Roman" w:hAnsi="Times New Roman" w:cs="Times New Roman"/>
            <w:szCs w:val="24"/>
          </w:rPr>
          <w:delText xml:space="preserve">regular </w:delText>
        </w:r>
        <w:r w:rsidR="00772934" w:rsidRPr="00BA2915" w:rsidDel="00AB5E9D">
          <w:rPr>
            <w:rFonts w:ascii="Times New Roman" w:hAnsi="Times New Roman" w:cs="Times New Roman"/>
            <w:szCs w:val="24"/>
          </w:rPr>
          <w:delText>time range</w:delText>
        </w:r>
        <w:r w:rsidR="00660B70" w:rsidRPr="00BA2915" w:rsidDel="00AB5E9D">
          <w:rPr>
            <w:rFonts w:ascii="Times New Roman" w:hAnsi="Times New Roman" w:cs="Times New Roman"/>
            <w:szCs w:val="24"/>
          </w:rPr>
          <w:delText xml:space="preserve"> (</w:delText>
        </w:r>
        <w:r w:rsidR="00D44D18" w:rsidRPr="00DB56BF" w:rsidDel="00AB5E9D">
          <w:rPr>
            <w:rFonts w:ascii="Times New Roman" w:hAnsi="Times New Roman" w:cs="Times New Roman"/>
            <w:szCs w:val="24"/>
          </w:rPr>
          <w:delText xml:space="preserve">Myung et al, 2011; and </w:delText>
        </w:r>
        <w:r w:rsidR="00D44D18" w:rsidRPr="00DB56BF" w:rsidDel="00AB5E9D">
          <w:rPr>
            <w:rFonts w:ascii="Times New Roman" w:hAnsi="Times New Roman" w:cs="Times New Roman"/>
          </w:rPr>
          <w:delText>Fei, Lu, &amp; Liu, 2011</w:delText>
        </w:r>
        <w:r w:rsidR="00660B70" w:rsidRPr="00BA2915" w:rsidDel="00AB5E9D">
          <w:rPr>
            <w:rFonts w:ascii="Times New Roman" w:hAnsi="Times New Roman" w:cs="Times New Roman"/>
            <w:szCs w:val="24"/>
          </w:rPr>
          <w:delText>)</w:delText>
        </w:r>
        <w:r w:rsidR="00772934" w:rsidRPr="00BA2915" w:rsidDel="00AB5E9D">
          <w:rPr>
            <w:rFonts w:ascii="Times New Roman" w:hAnsi="Times New Roman" w:cs="Times New Roman"/>
            <w:szCs w:val="24"/>
          </w:rPr>
          <w:delText>.</w:delText>
        </w:r>
        <w:r w:rsidR="003946E7" w:rsidRPr="00BA2915" w:rsidDel="00AB5E9D">
          <w:rPr>
            <w:rFonts w:ascii="Times New Roman" w:hAnsi="Times New Roman" w:cs="Times New Roman"/>
            <w:szCs w:val="24"/>
          </w:rPr>
          <w:delText xml:space="preserve"> </w:delText>
        </w:r>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4977"/>
        <w:gridCol w:w="1660"/>
      </w:tblGrid>
      <w:tr w:rsidR="00031D6F" w:rsidRPr="00BA2915" w:rsidDel="00AB5E9D" w:rsidTr="00147B30">
        <w:trPr>
          <w:jc w:val="center"/>
          <w:del w:id="146" w:author="ASUS" w:date="2018-06-06T12:12:00Z"/>
        </w:trPr>
        <w:tc>
          <w:tcPr>
            <w:tcW w:w="1659" w:type="dxa"/>
            <w:vAlign w:val="center"/>
          </w:tcPr>
          <w:p w:rsidR="00031D6F" w:rsidRPr="00BA2915" w:rsidDel="00AB5E9D" w:rsidRDefault="00147B30">
            <w:pPr>
              <w:ind w:left="360"/>
              <w:jc w:val="both"/>
              <w:rPr>
                <w:del w:id="147" w:author="ASUS" w:date="2018-06-06T12:12:00Z"/>
                <w:rFonts w:ascii="Times New Roman" w:hAnsi="Times New Roman" w:cs="Times New Roman"/>
                <w:szCs w:val="24"/>
              </w:rPr>
              <w:pPrChange w:id="148" w:author="ASUS" w:date="2018-06-06T12:12:00Z">
                <w:pPr/>
              </w:pPrChange>
            </w:pPr>
            <w:del w:id="149" w:author="ASUS" w:date="2018-06-06T12:12:00Z">
              <w:r w:rsidRPr="00BA2915" w:rsidDel="00AB5E9D">
                <w:rPr>
                  <w:rFonts w:ascii="Times New Roman" w:hAnsi="Times New Roman" w:cs="Times New Roman"/>
                  <w:szCs w:val="24"/>
                </w:rPr>
                <w:delText>(1)</w:delText>
              </w:r>
            </w:del>
          </w:p>
        </w:tc>
        <w:tc>
          <w:tcPr>
            <w:tcW w:w="4977" w:type="dxa"/>
            <w:shd w:val="clear" w:color="auto" w:fill="auto"/>
          </w:tcPr>
          <w:p w:rsidR="00031D6F" w:rsidRPr="00BA2915" w:rsidDel="00AB5E9D" w:rsidRDefault="00031D6F">
            <w:pPr>
              <w:ind w:left="360"/>
              <w:jc w:val="both"/>
              <w:rPr>
                <w:del w:id="150" w:author="ASUS" w:date="2018-06-06T12:12:00Z"/>
                <w:rFonts w:ascii="Times New Roman" w:hAnsi="Times New Roman" w:cs="Times New Roman"/>
                <w:szCs w:val="24"/>
              </w:rPr>
              <w:pPrChange w:id="151" w:author="ASUS" w:date="2018-06-06T12:12:00Z">
                <w:pPr>
                  <w:widowControl/>
                </w:pPr>
              </w:pPrChange>
            </w:pPr>
            <m:oMathPara>
              <m:oMath>
                <m:r>
                  <w:del w:id="152" w:author="ASUS" w:date="2018-06-06T12:12:00Z">
                    <w:rPr>
                      <w:rFonts w:ascii="Cambria Math" w:hAnsi="Cambria Math" w:cs="Times New Roman"/>
                      <w:szCs w:val="24"/>
                    </w:rPr>
                    <m:t>RMSE=</m:t>
                  </w:del>
                </m:r>
                <m:rad>
                  <m:radPr>
                    <m:degHide m:val="1"/>
                    <m:ctrlPr>
                      <w:del w:id="153" w:author="ASUS" w:date="2018-06-06T12:12:00Z">
                        <w:rPr>
                          <w:rFonts w:ascii="Cambria Math" w:hAnsi="Cambria Math" w:cs="Times New Roman"/>
                          <w:szCs w:val="24"/>
                        </w:rPr>
                      </w:del>
                    </m:ctrlPr>
                  </m:radPr>
                  <m:deg/>
                  <m:e>
                    <m:f>
                      <m:fPr>
                        <m:ctrlPr>
                          <w:del w:id="154" w:author="ASUS" w:date="2018-06-06T12:12:00Z">
                            <w:rPr>
                              <w:rFonts w:ascii="Cambria Math" w:hAnsi="Cambria Math" w:cs="Times New Roman"/>
                              <w:i/>
                              <w:szCs w:val="24"/>
                            </w:rPr>
                          </w:del>
                        </m:ctrlPr>
                      </m:fPr>
                      <m:num>
                        <m:nary>
                          <m:naryPr>
                            <m:chr m:val="∑"/>
                            <m:limLoc m:val="subSup"/>
                            <m:ctrlPr>
                              <w:del w:id="155" w:author="ASUS" w:date="2018-06-06T12:12:00Z">
                                <w:rPr>
                                  <w:rFonts w:ascii="Cambria Math" w:hAnsi="Cambria Math" w:cs="Times New Roman"/>
                                  <w:i/>
                                  <w:szCs w:val="24"/>
                                </w:rPr>
                              </w:del>
                            </m:ctrlPr>
                          </m:naryPr>
                          <m:sub>
                            <m:r>
                              <w:del w:id="156" w:author="ASUS" w:date="2018-06-06T12:12:00Z">
                                <w:rPr>
                                  <w:rFonts w:ascii="Cambria Math" w:hAnsi="Cambria Math" w:cs="Times New Roman"/>
                                  <w:szCs w:val="24"/>
                                </w:rPr>
                                <m:t>t=1</m:t>
                              </w:del>
                            </m:r>
                          </m:sub>
                          <m:sup>
                            <m:r>
                              <w:del w:id="157" w:author="ASUS" w:date="2018-06-06T12:12:00Z">
                                <w:rPr>
                                  <w:rFonts w:ascii="Cambria Math" w:hAnsi="Cambria Math" w:cs="Times New Roman"/>
                                  <w:szCs w:val="24"/>
                                </w:rPr>
                                <m:t>n</m:t>
                              </w:del>
                            </m:r>
                          </m:sup>
                          <m:e>
                            <m:sSup>
                              <m:sSupPr>
                                <m:ctrlPr>
                                  <w:del w:id="158" w:author="ASUS" w:date="2018-06-06T12:12:00Z">
                                    <w:rPr>
                                      <w:rFonts w:ascii="Cambria Math" w:hAnsi="Cambria Math" w:cs="Times New Roman"/>
                                      <w:i/>
                                      <w:szCs w:val="24"/>
                                    </w:rPr>
                                  </w:del>
                                </m:ctrlPr>
                              </m:sSupPr>
                              <m:e>
                                <m:d>
                                  <m:dPr>
                                    <m:ctrlPr>
                                      <w:del w:id="159" w:author="ASUS" w:date="2018-06-06T12:12:00Z">
                                        <w:rPr>
                                          <w:rFonts w:ascii="Cambria Math" w:hAnsi="Cambria Math" w:cs="Times New Roman"/>
                                          <w:i/>
                                          <w:szCs w:val="24"/>
                                        </w:rPr>
                                      </w:del>
                                    </m:ctrlPr>
                                  </m:dPr>
                                  <m:e>
                                    <m:sSub>
                                      <m:sSubPr>
                                        <m:ctrlPr>
                                          <w:del w:id="160" w:author="ASUS" w:date="2018-06-06T12:12:00Z">
                                            <w:rPr>
                                              <w:rFonts w:ascii="Cambria Math" w:hAnsi="Cambria Math" w:cs="Times New Roman"/>
                                              <w:i/>
                                              <w:szCs w:val="24"/>
                                            </w:rPr>
                                          </w:del>
                                        </m:ctrlPr>
                                      </m:sSubPr>
                                      <m:e>
                                        <m:acc>
                                          <m:accPr>
                                            <m:ctrlPr>
                                              <w:del w:id="161" w:author="ASUS" w:date="2018-06-06T12:12:00Z">
                                                <w:rPr>
                                                  <w:rFonts w:ascii="Cambria Math" w:hAnsi="Cambria Math" w:cs="Times New Roman"/>
                                                  <w:i/>
                                                  <w:szCs w:val="24"/>
                                                </w:rPr>
                                              </w:del>
                                            </m:ctrlPr>
                                          </m:accPr>
                                          <m:e>
                                            <m:r>
                                              <w:del w:id="162" w:author="ASUS" w:date="2018-06-06T12:12:00Z">
                                                <w:rPr>
                                                  <w:rFonts w:ascii="Cambria Math" w:hAnsi="Cambria Math" w:cs="Times New Roman"/>
                                                  <w:szCs w:val="24"/>
                                                </w:rPr>
                                                <m:t>y</m:t>
                                              </w:del>
                                            </m:r>
                                          </m:e>
                                        </m:acc>
                                      </m:e>
                                      <m:sub>
                                        <m:r>
                                          <w:del w:id="163" w:author="ASUS" w:date="2018-06-06T12:12:00Z">
                                            <w:rPr>
                                              <w:rFonts w:ascii="Cambria Math" w:hAnsi="Cambria Math" w:cs="Times New Roman"/>
                                              <w:szCs w:val="24"/>
                                            </w:rPr>
                                            <m:t>t</m:t>
                                          </w:del>
                                        </m:r>
                                      </m:sub>
                                    </m:sSub>
                                    <m:r>
                                      <w:del w:id="164" w:author="ASUS" w:date="2018-06-06T12:12:00Z">
                                        <w:rPr>
                                          <w:rFonts w:ascii="Cambria Math" w:hAnsi="Cambria Math" w:cs="Times New Roman"/>
                                          <w:szCs w:val="24"/>
                                        </w:rPr>
                                        <m:t>-</m:t>
                                      </w:del>
                                    </m:r>
                                    <m:sSub>
                                      <m:sSubPr>
                                        <m:ctrlPr>
                                          <w:del w:id="165" w:author="ASUS" w:date="2018-06-06T12:12:00Z">
                                            <w:rPr>
                                              <w:rFonts w:ascii="Cambria Math" w:hAnsi="Cambria Math" w:cs="Times New Roman"/>
                                              <w:i/>
                                              <w:szCs w:val="24"/>
                                            </w:rPr>
                                          </w:del>
                                        </m:ctrlPr>
                                      </m:sSubPr>
                                      <m:e>
                                        <m:r>
                                          <w:del w:id="166" w:author="ASUS" w:date="2018-06-06T12:12:00Z">
                                            <w:rPr>
                                              <w:rFonts w:ascii="Cambria Math" w:hAnsi="Cambria Math" w:cs="Times New Roman"/>
                                              <w:szCs w:val="24"/>
                                            </w:rPr>
                                            <m:t>y</m:t>
                                          </w:del>
                                        </m:r>
                                      </m:e>
                                      <m:sub>
                                        <m:r>
                                          <w:del w:id="167" w:author="ASUS" w:date="2018-06-06T12:12:00Z">
                                            <w:rPr>
                                              <w:rFonts w:ascii="Cambria Math" w:hAnsi="Cambria Math" w:cs="Times New Roman"/>
                                              <w:szCs w:val="24"/>
                                            </w:rPr>
                                            <m:t>t</m:t>
                                          </w:del>
                                        </m:r>
                                      </m:sub>
                                    </m:sSub>
                                  </m:e>
                                </m:d>
                              </m:e>
                              <m:sup>
                                <m:r>
                                  <w:del w:id="168" w:author="ASUS" w:date="2018-06-06T12:12:00Z">
                                    <w:rPr>
                                      <w:rFonts w:ascii="Cambria Math" w:hAnsi="Cambria Math" w:cs="Times New Roman"/>
                                      <w:szCs w:val="24"/>
                                    </w:rPr>
                                    <m:t>2</m:t>
                                  </w:del>
                                </m:r>
                              </m:sup>
                            </m:sSup>
                          </m:e>
                        </m:nary>
                      </m:num>
                      <m:den>
                        <m:r>
                          <w:del w:id="169" w:author="ASUS" w:date="2018-06-06T12:12:00Z">
                            <w:rPr>
                              <w:rFonts w:ascii="Cambria Math" w:hAnsi="Cambria Math" w:cs="Times New Roman"/>
                              <w:szCs w:val="24"/>
                            </w:rPr>
                            <m:t>n</m:t>
                          </w:del>
                        </m:r>
                      </m:den>
                    </m:f>
                  </m:e>
                </m:rad>
              </m:oMath>
            </m:oMathPara>
          </w:p>
        </w:tc>
        <w:tc>
          <w:tcPr>
            <w:tcW w:w="1660" w:type="dxa"/>
            <w:vAlign w:val="center"/>
          </w:tcPr>
          <w:p w:rsidR="00031D6F" w:rsidRPr="00BA2915" w:rsidDel="00AB5E9D" w:rsidRDefault="00031D6F">
            <w:pPr>
              <w:ind w:left="360"/>
              <w:jc w:val="both"/>
              <w:rPr>
                <w:del w:id="170" w:author="ASUS" w:date="2018-06-06T12:12:00Z"/>
                <w:rFonts w:ascii="Times New Roman" w:hAnsi="Times New Roman" w:cs="Times New Roman"/>
                <w:szCs w:val="24"/>
              </w:rPr>
              <w:pPrChange w:id="171" w:author="ASUS" w:date="2018-06-06T12:12:00Z">
                <w:pPr>
                  <w:widowControl/>
                  <w:jc w:val="right"/>
                </w:pPr>
              </w:pPrChange>
            </w:pPr>
          </w:p>
        </w:tc>
      </w:tr>
      <w:tr w:rsidR="00147B30" w:rsidRPr="00BA2915" w:rsidDel="00AB5E9D" w:rsidTr="0051731A">
        <w:trPr>
          <w:jc w:val="center"/>
          <w:del w:id="172" w:author="ASUS" w:date="2018-06-06T12:12:00Z"/>
        </w:trPr>
        <w:tc>
          <w:tcPr>
            <w:tcW w:w="1659" w:type="dxa"/>
            <w:vAlign w:val="center"/>
          </w:tcPr>
          <w:p w:rsidR="00147B30" w:rsidRPr="00BA2915" w:rsidDel="00AB5E9D" w:rsidRDefault="00147B30">
            <w:pPr>
              <w:ind w:left="360"/>
              <w:jc w:val="both"/>
              <w:rPr>
                <w:del w:id="173" w:author="ASUS" w:date="2018-06-06T12:12:00Z"/>
                <w:rFonts w:ascii="Times New Roman" w:hAnsi="Times New Roman" w:cs="Times New Roman"/>
                <w:szCs w:val="24"/>
              </w:rPr>
              <w:pPrChange w:id="174" w:author="ASUS" w:date="2018-06-06T12:12:00Z">
                <w:pPr>
                  <w:widowControl/>
                </w:pPr>
              </w:pPrChange>
            </w:pPr>
            <w:del w:id="175" w:author="ASUS" w:date="2018-06-06T12:12:00Z">
              <w:r w:rsidRPr="00BA2915" w:rsidDel="00AB5E9D">
                <w:rPr>
                  <w:rFonts w:ascii="Times New Roman" w:hAnsi="Times New Roman" w:cs="Times New Roman"/>
                  <w:szCs w:val="24"/>
                </w:rPr>
                <w:delText>(2)</w:delText>
              </w:r>
            </w:del>
          </w:p>
        </w:tc>
        <w:tc>
          <w:tcPr>
            <w:tcW w:w="4977" w:type="dxa"/>
          </w:tcPr>
          <w:p w:rsidR="00147B30" w:rsidRPr="00BA2915" w:rsidDel="00AB5E9D" w:rsidRDefault="00147B30">
            <w:pPr>
              <w:ind w:left="360"/>
              <w:jc w:val="both"/>
              <w:rPr>
                <w:del w:id="176" w:author="ASUS" w:date="2018-06-06T12:12:00Z"/>
                <w:rFonts w:ascii="Times New Roman" w:eastAsia="PMingLiU" w:hAnsi="Times New Roman" w:cs="Times New Roman"/>
                <w:szCs w:val="24"/>
              </w:rPr>
              <w:pPrChange w:id="177" w:author="ASUS" w:date="2018-06-06T12:12:00Z">
                <w:pPr>
                  <w:widowControl/>
                </w:pPr>
              </w:pPrChange>
            </w:pPr>
            <m:oMathPara>
              <m:oMath>
                <m:r>
                  <w:del w:id="178" w:author="ASUS" w:date="2018-06-06T12:12:00Z">
                    <w:rPr>
                      <w:rFonts w:ascii="Cambria Math" w:hAnsi="Cambria Math" w:cs="Times New Roman"/>
                      <w:szCs w:val="24"/>
                    </w:rPr>
                    <m:t>MAPE=</m:t>
                  </w:del>
                </m:r>
                <m:f>
                  <m:fPr>
                    <m:ctrlPr>
                      <w:del w:id="179" w:author="ASUS" w:date="2018-06-06T12:12:00Z">
                        <w:rPr>
                          <w:rFonts w:ascii="Cambria Math" w:hAnsi="Cambria Math" w:cs="Times New Roman"/>
                          <w:i/>
                          <w:szCs w:val="24"/>
                        </w:rPr>
                      </w:del>
                    </m:ctrlPr>
                  </m:fPr>
                  <m:num>
                    <m:r>
                      <w:del w:id="180" w:author="ASUS" w:date="2018-06-06T12:12:00Z">
                        <w:rPr>
                          <w:rFonts w:ascii="Cambria Math" w:hAnsi="Cambria Math" w:cs="Times New Roman"/>
                          <w:szCs w:val="24"/>
                        </w:rPr>
                        <m:t>100</m:t>
                      </w:del>
                    </m:r>
                  </m:num>
                  <m:den>
                    <m:r>
                      <w:del w:id="181" w:author="ASUS" w:date="2018-06-06T12:12:00Z">
                        <w:rPr>
                          <w:rFonts w:ascii="Cambria Math" w:hAnsi="Cambria Math" w:cs="Times New Roman"/>
                          <w:szCs w:val="24"/>
                        </w:rPr>
                        <m:t>n</m:t>
                      </w:del>
                    </m:r>
                  </m:den>
                </m:f>
                <m:nary>
                  <m:naryPr>
                    <m:chr m:val="∑"/>
                    <m:limLoc m:val="subSup"/>
                    <m:ctrlPr>
                      <w:del w:id="182" w:author="ASUS" w:date="2018-06-06T12:12:00Z">
                        <w:rPr>
                          <w:rFonts w:ascii="Cambria Math" w:hAnsi="Cambria Math" w:cs="Times New Roman"/>
                          <w:i/>
                          <w:szCs w:val="24"/>
                        </w:rPr>
                      </w:del>
                    </m:ctrlPr>
                  </m:naryPr>
                  <m:sub>
                    <m:r>
                      <w:del w:id="183" w:author="ASUS" w:date="2018-06-06T12:12:00Z">
                        <w:rPr>
                          <w:rFonts w:ascii="Cambria Math" w:hAnsi="Cambria Math" w:cs="Times New Roman"/>
                          <w:szCs w:val="24"/>
                        </w:rPr>
                        <m:t>t=1</m:t>
                      </w:del>
                    </m:r>
                  </m:sub>
                  <m:sup>
                    <m:r>
                      <w:del w:id="184" w:author="ASUS" w:date="2018-06-06T12:12:00Z">
                        <w:rPr>
                          <w:rFonts w:ascii="Cambria Math" w:hAnsi="Cambria Math" w:cs="Times New Roman"/>
                          <w:szCs w:val="24"/>
                        </w:rPr>
                        <m:t>n</m:t>
                      </w:del>
                    </m:r>
                  </m:sup>
                  <m:e>
                    <m:f>
                      <m:fPr>
                        <m:ctrlPr>
                          <w:del w:id="185" w:author="ASUS" w:date="2018-06-06T12:12:00Z">
                            <w:rPr>
                              <w:rFonts w:ascii="Cambria Math" w:hAnsi="Cambria Math" w:cs="Times New Roman"/>
                              <w:i/>
                              <w:szCs w:val="24"/>
                            </w:rPr>
                          </w:del>
                        </m:ctrlPr>
                      </m:fPr>
                      <m:num>
                        <m:d>
                          <m:dPr>
                            <m:begChr m:val="|"/>
                            <m:endChr m:val="|"/>
                            <m:ctrlPr>
                              <w:del w:id="186" w:author="ASUS" w:date="2018-06-06T12:12:00Z">
                                <w:rPr>
                                  <w:rFonts w:ascii="Cambria Math" w:hAnsi="Cambria Math" w:cs="Times New Roman"/>
                                  <w:i/>
                                  <w:szCs w:val="24"/>
                                </w:rPr>
                              </w:del>
                            </m:ctrlPr>
                          </m:dPr>
                          <m:e>
                            <m:sSub>
                              <m:sSubPr>
                                <m:ctrlPr>
                                  <w:del w:id="187" w:author="ASUS" w:date="2018-06-06T12:12:00Z">
                                    <w:rPr>
                                      <w:rFonts w:ascii="Cambria Math" w:hAnsi="Cambria Math" w:cs="Times New Roman"/>
                                      <w:i/>
                                      <w:szCs w:val="24"/>
                                    </w:rPr>
                                  </w:del>
                                </m:ctrlPr>
                              </m:sSubPr>
                              <m:e>
                                <m:acc>
                                  <m:accPr>
                                    <m:ctrlPr>
                                      <w:del w:id="188" w:author="ASUS" w:date="2018-06-06T12:12:00Z">
                                        <w:rPr>
                                          <w:rFonts w:ascii="Cambria Math" w:hAnsi="Cambria Math" w:cs="Times New Roman"/>
                                          <w:i/>
                                          <w:szCs w:val="24"/>
                                        </w:rPr>
                                      </w:del>
                                    </m:ctrlPr>
                                  </m:accPr>
                                  <m:e>
                                    <m:r>
                                      <w:del w:id="189" w:author="ASUS" w:date="2018-06-06T12:12:00Z">
                                        <w:rPr>
                                          <w:rFonts w:ascii="Cambria Math" w:hAnsi="Cambria Math" w:cs="Times New Roman"/>
                                          <w:szCs w:val="24"/>
                                        </w:rPr>
                                        <m:t>y</m:t>
                                      </w:del>
                                    </m:r>
                                  </m:e>
                                </m:acc>
                              </m:e>
                              <m:sub>
                                <m:r>
                                  <w:del w:id="190" w:author="ASUS" w:date="2018-06-06T12:12:00Z">
                                    <w:rPr>
                                      <w:rFonts w:ascii="Cambria Math" w:hAnsi="Cambria Math" w:cs="Times New Roman"/>
                                      <w:szCs w:val="24"/>
                                    </w:rPr>
                                    <m:t>t</m:t>
                                  </w:del>
                                </m:r>
                              </m:sub>
                            </m:sSub>
                            <m:r>
                              <w:del w:id="191" w:author="ASUS" w:date="2018-06-06T12:12:00Z">
                                <w:rPr>
                                  <w:rFonts w:ascii="Cambria Math" w:hAnsi="Cambria Math" w:cs="Times New Roman"/>
                                  <w:szCs w:val="24"/>
                                </w:rPr>
                                <m:t>-</m:t>
                              </w:del>
                            </m:r>
                            <m:sSub>
                              <m:sSubPr>
                                <m:ctrlPr>
                                  <w:del w:id="192" w:author="ASUS" w:date="2018-06-06T12:12:00Z">
                                    <w:rPr>
                                      <w:rFonts w:ascii="Cambria Math" w:hAnsi="Cambria Math" w:cs="Times New Roman"/>
                                      <w:i/>
                                      <w:szCs w:val="24"/>
                                    </w:rPr>
                                  </w:del>
                                </m:ctrlPr>
                              </m:sSubPr>
                              <m:e>
                                <m:r>
                                  <w:del w:id="193" w:author="ASUS" w:date="2018-06-06T12:12:00Z">
                                    <w:rPr>
                                      <w:rFonts w:ascii="Cambria Math" w:hAnsi="Cambria Math" w:cs="Times New Roman"/>
                                      <w:szCs w:val="24"/>
                                    </w:rPr>
                                    <m:t>y</m:t>
                                  </w:del>
                                </m:r>
                              </m:e>
                              <m:sub>
                                <m:r>
                                  <w:del w:id="194" w:author="ASUS" w:date="2018-06-06T12:12:00Z">
                                    <w:rPr>
                                      <w:rFonts w:ascii="Cambria Math" w:hAnsi="Cambria Math" w:cs="Times New Roman"/>
                                      <w:szCs w:val="24"/>
                                    </w:rPr>
                                    <m:t>t</m:t>
                                  </w:del>
                                </m:r>
                              </m:sub>
                            </m:sSub>
                          </m:e>
                        </m:d>
                      </m:num>
                      <m:den>
                        <m:sSub>
                          <m:sSubPr>
                            <m:ctrlPr>
                              <w:del w:id="195" w:author="ASUS" w:date="2018-06-06T12:12:00Z">
                                <w:rPr>
                                  <w:rFonts w:ascii="Cambria Math" w:hAnsi="Cambria Math" w:cs="Times New Roman"/>
                                  <w:i/>
                                  <w:szCs w:val="24"/>
                                </w:rPr>
                              </w:del>
                            </m:ctrlPr>
                          </m:sSubPr>
                          <m:e>
                            <m:acc>
                              <m:accPr>
                                <m:ctrlPr>
                                  <w:del w:id="196" w:author="ASUS" w:date="2018-06-06T12:12:00Z">
                                    <w:rPr>
                                      <w:rFonts w:ascii="Cambria Math" w:hAnsi="Cambria Math" w:cs="Times New Roman"/>
                                      <w:i/>
                                      <w:szCs w:val="24"/>
                                    </w:rPr>
                                  </w:del>
                                </m:ctrlPr>
                              </m:accPr>
                              <m:e>
                                <m:r>
                                  <w:del w:id="197" w:author="ASUS" w:date="2018-06-06T12:12:00Z">
                                    <w:rPr>
                                      <w:rFonts w:ascii="Cambria Math" w:hAnsi="Cambria Math" w:cs="Times New Roman"/>
                                      <w:szCs w:val="24"/>
                                    </w:rPr>
                                    <m:t>y</m:t>
                                  </w:del>
                                </m:r>
                              </m:e>
                            </m:acc>
                          </m:e>
                          <m:sub>
                            <m:r>
                              <w:del w:id="198" w:author="ASUS" w:date="2018-06-06T12:12:00Z">
                                <w:rPr>
                                  <w:rFonts w:ascii="Cambria Math" w:hAnsi="Cambria Math" w:cs="Times New Roman"/>
                                  <w:szCs w:val="24"/>
                                </w:rPr>
                                <m:t>t</m:t>
                              </w:del>
                            </m:r>
                          </m:sub>
                        </m:sSub>
                      </m:den>
                    </m:f>
                  </m:e>
                </m:nary>
              </m:oMath>
            </m:oMathPara>
          </w:p>
        </w:tc>
        <w:tc>
          <w:tcPr>
            <w:tcW w:w="1660" w:type="dxa"/>
            <w:vAlign w:val="center"/>
          </w:tcPr>
          <w:p w:rsidR="00147B30" w:rsidRPr="00BA2915" w:rsidDel="00AB5E9D" w:rsidRDefault="00147B30">
            <w:pPr>
              <w:ind w:left="360"/>
              <w:jc w:val="both"/>
              <w:rPr>
                <w:del w:id="199" w:author="ASUS" w:date="2018-06-06T12:12:00Z"/>
                <w:rFonts w:ascii="Times New Roman" w:hAnsi="Times New Roman" w:cs="Times New Roman"/>
                <w:szCs w:val="24"/>
              </w:rPr>
              <w:pPrChange w:id="200" w:author="ASUS" w:date="2018-06-06T12:12:00Z">
                <w:pPr>
                  <w:widowControl/>
                  <w:jc w:val="right"/>
                </w:pPr>
              </w:pPrChange>
            </w:pPr>
          </w:p>
        </w:tc>
      </w:tr>
    </w:tbl>
    <w:p w:rsidR="00AA3893" w:rsidDel="00AB5E9D" w:rsidRDefault="00640534">
      <w:pPr>
        <w:ind w:left="360"/>
        <w:jc w:val="both"/>
        <w:rPr>
          <w:del w:id="201" w:author="ASUS" w:date="2018-06-06T12:12:00Z"/>
          <w:rFonts w:ascii="Times New Roman" w:hAnsi="Times New Roman" w:cs="Times New Roman"/>
          <w:szCs w:val="24"/>
        </w:rPr>
        <w:pPrChange w:id="202" w:author="ASUS" w:date="2018-06-06T12:12:00Z">
          <w:pPr>
            <w:widowControl/>
            <w:jc w:val="both"/>
          </w:pPr>
        </w:pPrChange>
      </w:pPr>
      <w:del w:id="203" w:author="ASUS" w:date="2018-06-06T12:12:00Z">
        <w:r w:rsidRPr="00BA2915" w:rsidDel="00AB5E9D">
          <w:rPr>
            <w:rFonts w:ascii="Times New Roman" w:hAnsi="Times New Roman" w:cs="Times New Roman"/>
          </w:rPr>
          <w:tab/>
        </w:r>
        <w:r w:rsidR="000A464E" w:rsidDel="00AB5E9D">
          <w:rPr>
            <w:rFonts w:ascii="Times New Roman" w:hAnsi="Times New Roman" w:cs="Times New Roman" w:hint="eastAsia"/>
          </w:rPr>
          <w:delText>In subsection 2.1, the paper processed and extracted the raw data</w:delText>
        </w:r>
        <w:r w:rsidR="004F456B" w:rsidDel="00AB5E9D">
          <w:rPr>
            <w:rFonts w:ascii="Times New Roman" w:hAnsi="Times New Roman" w:cs="Times New Roman" w:hint="eastAsia"/>
          </w:rPr>
          <w:delText>,</w:delText>
        </w:r>
        <w:r w:rsidR="000A464E" w:rsidDel="00AB5E9D">
          <w:rPr>
            <w:rFonts w:ascii="Times New Roman" w:hAnsi="Times New Roman" w:cs="Times New Roman" w:hint="eastAsia"/>
          </w:rPr>
          <w:delText xml:space="preserve"> and form</w:delText>
        </w:r>
        <w:r w:rsidR="004F456B" w:rsidDel="00AB5E9D">
          <w:rPr>
            <w:rFonts w:ascii="Times New Roman" w:hAnsi="Times New Roman" w:cs="Times New Roman" w:hint="eastAsia"/>
          </w:rPr>
          <w:delText>ed</w:delText>
        </w:r>
        <w:r w:rsidR="000A464E" w:rsidDel="00AB5E9D">
          <w:rPr>
            <w:rFonts w:ascii="Times New Roman" w:hAnsi="Times New Roman" w:cs="Times New Roman" w:hint="eastAsia"/>
          </w:rPr>
          <w:delText xml:space="preserve"> </w:delText>
        </w:r>
        <w:r w:rsidR="004F456B" w:rsidDel="00AB5E9D">
          <w:rPr>
            <w:rFonts w:ascii="Times New Roman" w:hAnsi="Times New Roman" w:cs="Times New Roman" w:hint="eastAsia"/>
          </w:rPr>
          <w:delText xml:space="preserve">into </w:delText>
        </w:r>
        <w:r w:rsidR="000A464E" w:rsidDel="00AB5E9D">
          <w:rPr>
            <w:rFonts w:ascii="Times New Roman" w:hAnsi="Times New Roman" w:cs="Times New Roman" w:hint="eastAsia"/>
          </w:rPr>
          <w:delText xml:space="preserve">a </w:delText>
        </w:r>
        <w:r w:rsidR="00774A32" w:rsidDel="00AB5E9D">
          <w:rPr>
            <w:rFonts w:ascii="Times New Roman" w:hAnsi="Times New Roman" w:cs="Times New Roman" w:hint="eastAsia"/>
          </w:rPr>
          <w:delText xml:space="preserve">preprocessed </w:delText>
        </w:r>
        <w:r w:rsidR="000A464E" w:rsidDel="00AB5E9D">
          <w:rPr>
            <w:rFonts w:ascii="Times New Roman" w:hAnsi="Times New Roman" w:cs="Times New Roman" w:hint="eastAsia"/>
          </w:rPr>
          <w:delText xml:space="preserve">data consisted of six features, </w:delText>
        </w:r>
        <w:r w:rsidR="00C91CE7" w:rsidRPr="00BA2915" w:rsidDel="00AB5E9D">
          <w:rPr>
            <w:rFonts w:ascii="Times New Roman" w:hAnsi="Times New Roman" w:cs="Times New Roman"/>
          </w:rPr>
          <w:delText>namely</w:delText>
        </w:r>
        <w:r w:rsidR="000A464E" w:rsidDel="00AB5E9D">
          <w:rPr>
            <w:rFonts w:ascii="Times New Roman" w:hAnsi="Times New Roman" w:cs="Times New Roman" w:hint="eastAsia"/>
          </w:rPr>
          <w:delText>,</w:delText>
        </w:r>
        <w:r w:rsidR="00C91CE7" w:rsidRPr="00BA2915" w:rsidDel="00AB5E9D">
          <w:rPr>
            <w:rFonts w:ascii="Times New Roman" w:hAnsi="Times New Roman" w:cs="Times New Roman"/>
          </w:rPr>
          <w:delText xml:space="preserve"> average travel time, traffic volume, day of week, workday, public holiday, rainfall</w:delText>
        </w:r>
        <w:r w:rsidR="00B32FF2" w:rsidRPr="00BA2915" w:rsidDel="00AB5E9D">
          <w:rPr>
            <w:rFonts w:ascii="Times New Roman" w:hAnsi="Times New Roman" w:cs="Times New Roman"/>
          </w:rPr>
          <w:delText>, and minute slot</w:delText>
        </w:r>
        <w:r w:rsidR="000A464E" w:rsidDel="00AB5E9D">
          <w:rPr>
            <w:rFonts w:ascii="Times New Roman" w:hAnsi="Times New Roman" w:cs="Times New Roman" w:hint="eastAsia"/>
          </w:rPr>
          <w:delText>, as being shown in Table 1</w:delText>
        </w:r>
        <w:r w:rsidR="00A171A5" w:rsidRPr="00BA2915" w:rsidDel="00AB5E9D">
          <w:rPr>
            <w:rFonts w:ascii="Times New Roman" w:hAnsi="Times New Roman" w:cs="Times New Roman"/>
          </w:rPr>
          <w:delText>.</w:delText>
        </w:r>
        <w:r w:rsidR="00C91CE7" w:rsidRPr="00BA2915" w:rsidDel="00AB5E9D">
          <w:rPr>
            <w:rFonts w:ascii="Times New Roman" w:hAnsi="Times New Roman" w:cs="Times New Roman"/>
          </w:rPr>
          <w:delText xml:space="preserve"> </w:delText>
        </w:r>
        <w:r w:rsidR="006D07A9" w:rsidRPr="00BA2915" w:rsidDel="00AB5E9D">
          <w:rPr>
            <w:rFonts w:ascii="Times New Roman" w:hAnsi="Times New Roman" w:cs="Times New Roman"/>
          </w:rPr>
          <w:delText>However, w</w:delText>
        </w:r>
        <w:r w:rsidRPr="00BA2915" w:rsidDel="00AB5E9D">
          <w:rPr>
            <w:rFonts w:ascii="Times New Roman" w:hAnsi="Times New Roman" w:cs="Times New Roman"/>
          </w:rPr>
          <w:delText xml:space="preserve">e </w:delText>
        </w:r>
        <w:r w:rsidR="00C91CE7" w:rsidRPr="00BA2915" w:rsidDel="00AB5E9D">
          <w:rPr>
            <w:rFonts w:ascii="Times New Roman" w:hAnsi="Times New Roman" w:cs="Times New Roman"/>
          </w:rPr>
          <w:delText xml:space="preserve">are not sure </w:delText>
        </w:r>
        <w:r w:rsidR="000A464E" w:rsidDel="00AB5E9D">
          <w:rPr>
            <w:rFonts w:ascii="Times New Roman" w:hAnsi="Times New Roman" w:cs="Times New Roman" w:hint="eastAsia"/>
          </w:rPr>
          <w:delText xml:space="preserve">whether and how much </w:delText>
        </w:r>
        <w:r w:rsidR="00C91CE7" w:rsidRPr="00BA2915" w:rsidDel="00AB5E9D">
          <w:rPr>
            <w:rFonts w:ascii="Times New Roman" w:hAnsi="Times New Roman" w:cs="Times New Roman"/>
          </w:rPr>
          <w:delText xml:space="preserve">these features are important. Hence, </w:delText>
        </w:r>
        <w:r w:rsidR="000A464E" w:rsidDel="00AB5E9D">
          <w:rPr>
            <w:rFonts w:ascii="Times New Roman" w:hAnsi="Times New Roman" w:cs="Times New Roman" w:hint="eastAsia"/>
          </w:rPr>
          <w:delText xml:space="preserve">the paper performed </w:delText>
        </w:r>
        <w:r w:rsidR="0022614E" w:rsidRPr="00BA2915" w:rsidDel="00AB5E9D">
          <w:rPr>
            <w:rFonts w:ascii="Times New Roman" w:hAnsi="Times New Roman" w:cs="Times New Roman"/>
            <w:szCs w:val="24"/>
          </w:rPr>
          <w:delText xml:space="preserve">several experiments </w:delText>
        </w:r>
        <w:r w:rsidR="00646F8C" w:rsidRPr="00BA2915" w:rsidDel="00AB5E9D">
          <w:rPr>
            <w:rFonts w:ascii="Times New Roman" w:hAnsi="Times New Roman" w:cs="Times New Roman"/>
            <w:szCs w:val="24"/>
          </w:rPr>
          <w:delText xml:space="preserve">to compare the accuracy </w:delText>
        </w:r>
        <w:r w:rsidR="00646F8C" w:rsidRPr="00BA2915" w:rsidDel="00AB5E9D">
          <w:rPr>
            <w:rFonts w:ascii="Times New Roman" w:hAnsi="Times New Roman" w:cs="Times New Roman"/>
          </w:rPr>
          <w:delText xml:space="preserve">with or without the adoption of </w:delText>
        </w:r>
        <w:r w:rsidR="000A464E" w:rsidDel="00AB5E9D">
          <w:rPr>
            <w:rFonts w:ascii="Times New Roman" w:hAnsi="Times New Roman" w:cs="Times New Roman" w:hint="eastAsia"/>
          </w:rPr>
          <w:delText>some</w:delText>
        </w:r>
        <w:r w:rsidR="00646F8C" w:rsidRPr="00BA2915" w:rsidDel="00AB5E9D">
          <w:rPr>
            <w:rFonts w:ascii="Times New Roman" w:hAnsi="Times New Roman" w:cs="Times New Roman"/>
          </w:rPr>
          <w:delText xml:space="preserve"> feature</w:delText>
        </w:r>
        <w:r w:rsidR="000A464E" w:rsidDel="00AB5E9D">
          <w:rPr>
            <w:rFonts w:ascii="Times New Roman" w:hAnsi="Times New Roman" w:cs="Times New Roman" w:hint="eastAsia"/>
          </w:rPr>
          <w:delText xml:space="preserve"> into the training data</w:delText>
        </w:r>
        <w:r w:rsidR="0022614E" w:rsidRPr="00BA2915" w:rsidDel="00AB5E9D">
          <w:rPr>
            <w:rFonts w:ascii="Times New Roman" w:hAnsi="Times New Roman" w:cs="Times New Roman"/>
            <w:szCs w:val="24"/>
          </w:rPr>
          <w:delText>.</w:delText>
        </w:r>
        <w:r w:rsidR="00646F8C" w:rsidRPr="00BA2915" w:rsidDel="00AB5E9D">
          <w:rPr>
            <w:rFonts w:ascii="Times New Roman" w:hAnsi="Times New Roman" w:cs="Times New Roman"/>
            <w:szCs w:val="24"/>
          </w:rPr>
          <w:delText xml:space="preserve"> Table </w:delText>
        </w:r>
        <w:r w:rsidR="000A464E" w:rsidDel="00AB5E9D">
          <w:rPr>
            <w:rFonts w:ascii="Times New Roman" w:hAnsi="Times New Roman" w:cs="Times New Roman" w:hint="eastAsia"/>
            <w:szCs w:val="24"/>
          </w:rPr>
          <w:delText>2</w:delText>
        </w:r>
        <w:r w:rsidR="000A464E" w:rsidRPr="00BA2915" w:rsidDel="00AB5E9D">
          <w:rPr>
            <w:rFonts w:ascii="Times New Roman" w:hAnsi="Times New Roman" w:cs="Times New Roman"/>
            <w:szCs w:val="24"/>
          </w:rPr>
          <w:delText xml:space="preserve"> </w:delText>
        </w:r>
        <w:r w:rsidR="00646F8C" w:rsidRPr="00BA2915" w:rsidDel="00AB5E9D">
          <w:rPr>
            <w:rFonts w:ascii="Times New Roman" w:hAnsi="Times New Roman" w:cs="Times New Roman"/>
            <w:szCs w:val="24"/>
          </w:rPr>
          <w:delText xml:space="preserve">shows the </w:delText>
        </w:r>
        <w:r w:rsidR="000A464E" w:rsidDel="00AB5E9D">
          <w:rPr>
            <w:rFonts w:ascii="Times New Roman" w:hAnsi="Times New Roman" w:cs="Times New Roman" w:hint="eastAsia"/>
            <w:szCs w:val="24"/>
          </w:rPr>
          <w:delText xml:space="preserve">scenario of feature selections for the training data set. </w:delText>
        </w:r>
        <w:r w:rsidR="00AA3893" w:rsidDel="00AB5E9D">
          <w:rPr>
            <w:rFonts w:ascii="Times New Roman" w:hAnsi="Times New Roman" w:cs="Times New Roman" w:hint="eastAsia"/>
            <w:szCs w:val="24"/>
          </w:rPr>
          <w:delText xml:space="preserve">Note that SVR model is chosen as the baseline model since of its highest </w:delText>
        </w:r>
        <w:r w:rsidR="00AA3893" w:rsidDel="00AB5E9D">
          <w:rPr>
            <w:rFonts w:ascii="Times New Roman" w:hAnsi="Times New Roman" w:cs="Times New Roman"/>
            <w:szCs w:val="24"/>
          </w:rPr>
          <w:delText>accuracy</w:delText>
        </w:r>
        <w:r w:rsidR="00AA3893" w:rsidDel="00AB5E9D">
          <w:rPr>
            <w:rFonts w:ascii="Times New Roman" w:hAnsi="Times New Roman" w:cs="Times New Roman" w:hint="eastAsia"/>
            <w:szCs w:val="24"/>
          </w:rPr>
          <w:delText xml:space="preserve"> after experiments. </w:delText>
        </w:r>
        <w:r w:rsidR="00646F8C" w:rsidRPr="00BA2915" w:rsidDel="00AB5E9D">
          <w:rPr>
            <w:rFonts w:ascii="Times New Roman" w:hAnsi="Times New Roman" w:cs="Times New Roman"/>
            <w:szCs w:val="24"/>
          </w:rPr>
          <w:delText xml:space="preserve">We </w:delText>
        </w:r>
        <w:r w:rsidR="00AA3893" w:rsidDel="00AB5E9D">
          <w:rPr>
            <w:rFonts w:ascii="Times New Roman" w:hAnsi="Times New Roman" w:cs="Times New Roman" w:hint="eastAsia"/>
            <w:szCs w:val="24"/>
          </w:rPr>
          <w:delText>then perform</w:delText>
        </w:r>
        <w:r w:rsidR="004F456B" w:rsidDel="00AB5E9D">
          <w:rPr>
            <w:rFonts w:ascii="Times New Roman" w:hAnsi="Times New Roman" w:cs="Times New Roman" w:hint="eastAsia"/>
            <w:szCs w:val="24"/>
          </w:rPr>
          <w:delText>ed</w:delText>
        </w:r>
        <w:r w:rsidR="00AA3893" w:rsidDel="00AB5E9D">
          <w:rPr>
            <w:rFonts w:ascii="Times New Roman" w:hAnsi="Times New Roman" w:cs="Times New Roman" w:hint="eastAsia"/>
            <w:szCs w:val="24"/>
          </w:rPr>
          <w:delText xml:space="preserve"> another set of experiments to </w:delText>
        </w:r>
        <w:r w:rsidR="00646F8C" w:rsidRPr="00BA2915" w:rsidDel="00AB5E9D">
          <w:rPr>
            <w:rFonts w:ascii="Times New Roman" w:hAnsi="Times New Roman" w:cs="Times New Roman"/>
            <w:szCs w:val="24"/>
          </w:rPr>
          <w:delText>determine</w:delText>
        </w:r>
        <w:r w:rsidR="00AA3893" w:rsidDel="00AB5E9D">
          <w:rPr>
            <w:rFonts w:ascii="Times New Roman" w:hAnsi="Times New Roman" w:cs="Times New Roman" w:hint="eastAsia"/>
            <w:szCs w:val="24"/>
          </w:rPr>
          <w:delText xml:space="preserve"> which feature set should be </w:delText>
        </w:r>
        <w:r w:rsidR="0009520B" w:rsidDel="00AB5E9D">
          <w:rPr>
            <w:rFonts w:ascii="Times New Roman" w:hAnsi="Times New Roman" w:cs="Times New Roman" w:hint="eastAsia"/>
            <w:szCs w:val="24"/>
          </w:rPr>
          <w:delText xml:space="preserve">adopted in </w:delText>
        </w:r>
        <w:r w:rsidR="00AA3893" w:rsidDel="00AB5E9D">
          <w:rPr>
            <w:rFonts w:ascii="Times New Roman" w:hAnsi="Times New Roman" w:cs="Times New Roman" w:hint="eastAsia"/>
            <w:szCs w:val="24"/>
          </w:rPr>
          <w:delText>predict</w:delText>
        </w:r>
        <w:r w:rsidR="0009520B" w:rsidDel="00AB5E9D">
          <w:rPr>
            <w:rFonts w:ascii="Times New Roman" w:hAnsi="Times New Roman" w:cs="Times New Roman" w:hint="eastAsia"/>
            <w:szCs w:val="24"/>
          </w:rPr>
          <w:delText>ing</w:delText>
        </w:r>
        <w:r w:rsidR="00AA3893" w:rsidDel="00AB5E9D">
          <w:rPr>
            <w:rFonts w:ascii="Times New Roman" w:hAnsi="Times New Roman" w:cs="Times New Roman" w:hint="eastAsia"/>
            <w:szCs w:val="24"/>
          </w:rPr>
          <w:delText xml:space="preserve"> the travel time. </w:delText>
        </w:r>
      </w:del>
    </w:p>
    <w:p w:rsidR="00AA3893" w:rsidRPr="00BA2915" w:rsidDel="00AB5E9D" w:rsidRDefault="00AA3893">
      <w:pPr>
        <w:ind w:left="360"/>
        <w:jc w:val="both"/>
        <w:rPr>
          <w:del w:id="204" w:author="ASUS" w:date="2018-06-06T12:12:00Z"/>
          <w:rFonts w:ascii="Times New Roman" w:hAnsi="Times New Roman" w:cs="Times New Roman"/>
          <w:szCs w:val="24"/>
        </w:rPr>
        <w:pPrChange w:id="205" w:author="ASUS" w:date="2018-06-06T12:12:00Z">
          <w:pPr>
            <w:widowControl/>
            <w:jc w:val="both"/>
          </w:pPr>
        </w:pPrChange>
      </w:pPr>
    </w:p>
    <w:p w:rsidR="00175669" w:rsidRPr="002C02BD" w:rsidDel="00AB5E9D" w:rsidRDefault="00337FF4">
      <w:pPr>
        <w:pStyle w:val="Caption"/>
        <w:ind w:left="360"/>
        <w:jc w:val="both"/>
        <w:rPr>
          <w:del w:id="206" w:author="ASUS" w:date="2018-06-06T12:12:00Z"/>
          <w:rFonts w:ascii="Times New Roman" w:hAnsi="Times New Roman" w:cs="Times New Roman"/>
          <w:sz w:val="24"/>
          <w:szCs w:val="24"/>
        </w:rPr>
        <w:pPrChange w:id="207" w:author="ASUS" w:date="2018-06-06T12:12:00Z">
          <w:pPr>
            <w:pStyle w:val="Caption"/>
            <w:jc w:val="center"/>
          </w:pPr>
        </w:pPrChange>
      </w:pPr>
      <w:bookmarkStart w:id="208" w:name="_Toc502054405"/>
      <w:del w:id="209" w:author="ASUS" w:date="2018-06-06T12:12:00Z">
        <w:r w:rsidRPr="002C02BD" w:rsidDel="00AB5E9D">
          <w:rPr>
            <w:rFonts w:ascii="Times New Roman" w:hAnsi="Times New Roman" w:cs="Times New Roman"/>
            <w:sz w:val="24"/>
            <w:szCs w:val="24"/>
          </w:rPr>
          <w:delText>Table</w:delText>
        </w:r>
        <w:r w:rsidR="000A464E" w:rsidRPr="002C02BD" w:rsidDel="00AB5E9D">
          <w:rPr>
            <w:rFonts w:ascii="Times New Roman" w:hAnsi="Times New Roman" w:cs="Times New Roman" w:hint="eastAsia"/>
            <w:sz w:val="24"/>
            <w:szCs w:val="24"/>
          </w:rPr>
          <w:delText xml:space="preserve"> 2. The scenario of feature selection in the training data set</w:delText>
        </w:r>
        <w:bookmarkEnd w:id="208"/>
        <w:r w:rsidR="000A464E" w:rsidRPr="002C02BD" w:rsidDel="00AB5E9D">
          <w:rPr>
            <w:rFonts w:ascii="Times New Roman" w:hAnsi="Times New Roman" w:cs="Times New Roman" w:hint="eastAsia"/>
            <w:sz w:val="24"/>
            <w:szCs w:val="24"/>
          </w:rPr>
          <w:delText>.</w:delText>
        </w:r>
      </w:del>
    </w:p>
    <w:tbl>
      <w:tblPr>
        <w:tblStyle w:val="TableGrid"/>
        <w:tblW w:w="0" w:type="auto"/>
        <w:jc w:val="center"/>
        <w:tblLook w:val="04A0" w:firstRow="1" w:lastRow="0" w:firstColumn="1" w:lastColumn="0" w:noHBand="0" w:noVBand="1"/>
      </w:tblPr>
      <w:tblGrid>
        <w:gridCol w:w="2534"/>
        <w:gridCol w:w="1336"/>
        <w:gridCol w:w="5182"/>
      </w:tblGrid>
      <w:tr w:rsidR="00175669" w:rsidRPr="00BA2915" w:rsidDel="00AB5E9D" w:rsidTr="007341C2">
        <w:trPr>
          <w:trHeight w:val="411"/>
          <w:jc w:val="center"/>
          <w:del w:id="210" w:author="ASUS" w:date="2018-06-06T12:12:00Z"/>
        </w:trPr>
        <w:tc>
          <w:tcPr>
            <w:tcW w:w="2534" w:type="dxa"/>
            <w:shd w:val="clear" w:color="auto" w:fill="BDD6EE" w:themeFill="accent1" w:themeFillTint="66"/>
            <w:vAlign w:val="center"/>
          </w:tcPr>
          <w:p w:rsidR="00175669" w:rsidRPr="00BA2915" w:rsidDel="00AB5E9D" w:rsidRDefault="00175669">
            <w:pPr>
              <w:snapToGrid w:val="0"/>
              <w:ind w:left="360"/>
              <w:jc w:val="both"/>
              <w:rPr>
                <w:del w:id="211" w:author="ASUS" w:date="2018-06-06T12:12:00Z"/>
                <w:rFonts w:ascii="Times New Roman" w:hAnsi="Times New Roman" w:cs="Times New Roman"/>
              </w:rPr>
              <w:pPrChange w:id="212" w:author="ASUS" w:date="2018-06-06T12:12:00Z">
                <w:pPr>
                  <w:widowControl/>
                  <w:snapToGrid w:val="0"/>
                  <w:jc w:val="both"/>
                </w:pPr>
              </w:pPrChange>
            </w:pPr>
            <w:del w:id="213" w:author="ASUS" w:date="2018-06-06T12:12:00Z">
              <w:r w:rsidRPr="00BA2915" w:rsidDel="00AB5E9D">
                <w:rPr>
                  <w:rFonts w:ascii="Times New Roman" w:hAnsi="Times New Roman" w:cs="Times New Roman"/>
                </w:rPr>
                <w:delText>feature</w:delText>
              </w:r>
              <w:r w:rsidR="00AA3893" w:rsidDel="00AB5E9D">
                <w:rPr>
                  <w:rFonts w:ascii="Times New Roman" w:hAnsi="Times New Roman" w:cs="Times New Roman" w:hint="eastAsia"/>
                </w:rPr>
                <w:delText xml:space="preserve"> selection</w:delText>
              </w:r>
            </w:del>
          </w:p>
        </w:tc>
        <w:tc>
          <w:tcPr>
            <w:tcW w:w="989" w:type="dxa"/>
            <w:shd w:val="clear" w:color="auto" w:fill="BDD6EE" w:themeFill="accent1" w:themeFillTint="66"/>
            <w:vAlign w:val="center"/>
          </w:tcPr>
          <w:p w:rsidR="00175669" w:rsidRPr="00BA2915" w:rsidDel="00AB5E9D" w:rsidRDefault="00175669">
            <w:pPr>
              <w:snapToGrid w:val="0"/>
              <w:ind w:left="360"/>
              <w:jc w:val="both"/>
              <w:rPr>
                <w:del w:id="214" w:author="ASUS" w:date="2018-06-06T12:12:00Z"/>
                <w:rFonts w:ascii="Times New Roman" w:hAnsi="Times New Roman" w:cs="Times New Roman"/>
              </w:rPr>
              <w:pPrChange w:id="215" w:author="ASUS" w:date="2018-06-06T12:12:00Z">
                <w:pPr>
                  <w:widowControl/>
                  <w:snapToGrid w:val="0"/>
                  <w:jc w:val="both"/>
                </w:pPr>
              </w:pPrChange>
            </w:pPr>
            <w:del w:id="216" w:author="ASUS" w:date="2018-06-06T12:12:00Z">
              <w:r w:rsidRPr="00BA2915" w:rsidDel="00AB5E9D">
                <w:rPr>
                  <w:rFonts w:ascii="Times New Roman" w:hAnsi="Times New Roman" w:cs="Times New Roman"/>
                </w:rPr>
                <w:delText xml:space="preserve">Experiment </w:delText>
              </w:r>
            </w:del>
          </w:p>
          <w:p w:rsidR="00175669" w:rsidRPr="00BA2915" w:rsidDel="00AB5E9D" w:rsidRDefault="00596373">
            <w:pPr>
              <w:snapToGrid w:val="0"/>
              <w:ind w:left="360"/>
              <w:jc w:val="both"/>
              <w:rPr>
                <w:del w:id="217" w:author="ASUS" w:date="2018-06-06T12:12:00Z"/>
                <w:rFonts w:ascii="Times New Roman" w:hAnsi="Times New Roman" w:cs="Times New Roman"/>
              </w:rPr>
              <w:pPrChange w:id="218" w:author="ASUS" w:date="2018-06-06T12:12:00Z">
                <w:pPr>
                  <w:widowControl/>
                  <w:snapToGrid w:val="0"/>
                  <w:jc w:val="both"/>
                </w:pPr>
              </w:pPrChange>
            </w:pPr>
            <w:del w:id="219" w:author="ASUS" w:date="2018-06-06T12:12:00Z">
              <w:r w:rsidDel="00AB5E9D">
                <w:rPr>
                  <w:rFonts w:ascii="Times New Roman" w:hAnsi="Times New Roman" w:cs="Times New Roman" w:hint="eastAsia"/>
                </w:rPr>
                <w:delText xml:space="preserve">no. </w:delText>
              </w:r>
            </w:del>
          </w:p>
        </w:tc>
        <w:tc>
          <w:tcPr>
            <w:tcW w:w="5182" w:type="dxa"/>
            <w:shd w:val="clear" w:color="auto" w:fill="BDD6EE" w:themeFill="accent1" w:themeFillTint="66"/>
            <w:vAlign w:val="center"/>
          </w:tcPr>
          <w:p w:rsidR="00175669" w:rsidRPr="00BA2915" w:rsidDel="00AB5E9D" w:rsidRDefault="00175669">
            <w:pPr>
              <w:snapToGrid w:val="0"/>
              <w:ind w:left="360"/>
              <w:jc w:val="both"/>
              <w:rPr>
                <w:del w:id="220" w:author="ASUS" w:date="2018-06-06T12:12:00Z"/>
                <w:rFonts w:ascii="Times New Roman" w:hAnsi="Times New Roman" w:cs="Times New Roman"/>
              </w:rPr>
              <w:pPrChange w:id="221" w:author="ASUS" w:date="2018-06-06T12:12:00Z">
                <w:pPr>
                  <w:widowControl/>
                  <w:snapToGrid w:val="0"/>
                  <w:jc w:val="both"/>
                </w:pPr>
              </w:pPrChange>
            </w:pPr>
            <w:del w:id="222" w:author="ASUS" w:date="2018-06-06T12:12:00Z">
              <w:r w:rsidRPr="00BA2915" w:rsidDel="00AB5E9D">
                <w:rPr>
                  <w:rFonts w:ascii="Times New Roman" w:hAnsi="Times New Roman" w:cs="Times New Roman"/>
                </w:rPr>
                <w:delText>Description</w:delText>
              </w:r>
            </w:del>
          </w:p>
        </w:tc>
      </w:tr>
      <w:tr w:rsidR="00C74AF1" w:rsidRPr="00BA2915" w:rsidDel="00AB5E9D" w:rsidTr="007341C2">
        <w:trPr>
          <w:trHeight w:val="274"/>
          <w:jc w:val="center"/>
          <w:del w:id="223" w:author="ASUS" w:date="2018-06-06T12:12:00Z"/>
        </w:trPr>
        <w:tc>
          <w:tcPr>
            <w:tcW w:w="2534" w:type="dxa"/>
            <w:vAlign w:val="center"/>
          </w:tcPr>
          <w:p w:rsidR="00C74AF1" w:rsidRPr="00BA2915" w:rsidDel="00AB5E9D" w:rsidRDefault="00C74AF1">
            <w:pPr>
              <w:snapToGrid w:val="0"/>
              <w:ind w:left="360"/>
              <w:jc w:val="both"/>
              <w:rPr>
                <w:del w:id="224" w:author="ASUS" w:date="2018-06-06T12:12:00Z"/>
                <w:rFonts w:ascii="Times New Roman" w:hAnsi="Times New Roman" w:cs="Times New Roman"/>
              </w:rPr>
              <w:pPrChange w:id="225" w:author="ASUS" w:date="2018-06-06T12:12:00Z">
                <w:pPr>
                  <w:widowControl/>
                  <w:snapToGrid w:val="0"/>
                  <w:jc w:val="both"/>
                </w:pPr>
              </w:pPrChange>
            </w:pPr>
            <w:del w:id="226" w:author="ASUS" w:date="2018-06-06T12:12:00Z">
              <w:r w:rsidRPr="00BA2915" w:rsidDel="00AB5E9D">
                <w:rPr>
                  <w:rFonts w:ascii="Times New Roman" w:hAnsi="Times New Roman" w:cs="Times New Roman"/>
                </w:rPr>
                <w:delText>All features</w:delText>
              </w:r>
            </w:del>
          </w:p>
        </w:tc>
        <w:tc>
          <w:tcPr>
            <w:tcW w:w="989" w:type="dxa"/>
            <w:vAlign w:val="center"/>
          </w:tcPr>
          <w:p w:rsidR="00C74AF1" w:rsidRPr="00BA2915" w:rsidDel="00AB5E9D" w:rsidRDefault="00C74AF1">
            <w:pPr>
              <w:snapToGrid w:val="0"/>
              <w:ind w:left="360"/>
              <w:jc w:val="both"/>
              <w:rPr>
                <w:del w:id="227" w:author="ASUS" w:date="2018-06-06T12:12:00Z"/>
                <w:rFonts w:ascii="Times New Roman" w:hAnsi="Times New Roman" w:cs="Times New Roman"/>
              </w:rPr>
              <w:pPrChange w:id="228" w:author="ASUS" w:date="2018-06-06T12:12:00Z">
                <w:pPr>
                  <w:widowControl/>
                  <w:snapToGrid w:val="0"/>
                  <w:jc w:val="center"/>
                </w:pPr>
              </w:pPrChange>
            </w:pPr>
            <w:del w:id="229" w:author="ASUS" w:date="2018-06-06T12:12:00Z">
              <w:r w:rsidRPr="00BA2915" w:rsidDel="00AB5E9D">
                <w:rPr>
                  <w:rFonts w:ascii="Times New Roman" w:hAnsi="Times New Roman" w:cs="Times New Roman"/>
                </w:rPr>
                <w:delText>1.1</w:delText>
              </w:r>
            </w:del>
          </w:p>
        </w:tc>
        <w:tc>
          <w:tcPr>
            <w:tcW w:w="5182" w:type="dxa"/>
            <w:vAlign w:val="center"/>
          </w:tcPr>
          <w:p w:rsidR="00C74AF1" w:rsidRPr="00BA2915" w:rsidDel="00AB5E9D" w:rsidRDefault="00C74AF1">
            <w:pPr>
              <w:snapToGrid w:val="0"/>
              <w:ind w:left="360"/>
              <w:jc w:val="both"/>
              <w:rPr>
                <w:del w:id="230" w:author="ASUS" w:date="2018-06-06T12:12:00Z"/>
                <w:rFonts w:ascii="Times New Roman" w:hAnsi="Times New Roman" w:cs="Times New Roman"/>
              </w:rPr>
              <w:pPrChange w:id="231" w:author="ASUS" w:date="2018-06-06T12:12:00Z">
                <w:pPr>
                  <w:widowControl/>
                  <w:snapToGrid w:val="0"/>
                  <w:jc w:val="both"/>
                </w:pPr>
              </w:pPrChange>
            </w:pPr>
            <w:del w:id="232" w:author="ASUS" w:date="2018-06-06T12:12:00Z">
              <w:r w:rsidRPr="00BA2915" w:rsidDel="00AB5E9D">
                <w:rPr>
                  <w:rFonts w:ascii="Times New Roman" w:hAnsi="Times New Roman" w:cs="Times New Roman"/>
                </w:rPr>
                <w:delText xml:space="preserve">All features </w:delText>
              </w:r>
              <w:r w:rsidR="00774A32" w:rsidDel="00AB5E9D">
                <w:rPr>
                  <w:rFonts w:ascii="Times New Roman" w:hAnsi="Times New Roman" w:cs="Times New Roman" w:hint="eastAsia"/>
                </w:rPr>
                <w:delText>adopted</w:delText>
              </w:r>
              <w:r w:rsidRPr="00BA2915" w:rsidDel="00AB5E9D">
                <w:rPr>
                  <w:rFonts w:ascii="Times New Roman" w:hAnsi="Times New Roman" w:cs="Times New Roman"/>
                </w:rPr>
                <w:delText>.</w:delText>
              </w:r>
            </w:del>
          </w:p>
        </w:tc>
      </w:tr>
      <w:tr w:rsidR="00703F57" w:rsidRPr="00BA2915" w:rsidDel="00AB5E9D" w:rsidTr="007341C2">
        <w:trPr>
          <w:trHeight w:val="274"/>
          <w:jc w:val="center"/>
          <w:del w:id="233" w:author="ASUS" w:date="2018-06-06T12:12:00Z"/>
        </w:trPr>
        <w:tc>
          <w:tcPr>
            <w:tcW w:w="2534" w:type="dxa"/>
            <w:vAlign w:val="center"/>
          </w:tcPr>
          <w:p w:rsidR="00703F57" w:rsidRPr="00BA2915" w:rsidDel="00AB5E9D" w:rsidRDefault="00AA3893">
            <w:pPr>
              <w:snapToGrid w:val="0"/>
              <w:ind w:left="360"/>
              <w:jc w:val="both"/>
              <w:rPr>
                <w:del w:id="234" w:author="ASUS" w:date="2018-06-06T12:12:00Z"/>
                <w:rFonts w:ascii="Times New Roman" w:hAnsi="Times New Roman" w:cs="Times New Roman"/>
              </w:rPr>
              <w:pPrChange w:id="235" w:author="ASUS" w:date="2018-06-06T12:12:00Z">
                <w:pPr>
                  <w:widowControl/>
                  <w:snapToGrid w:val="0"/>
                  <w:jc w:val="both"/>
                </w:pPr>
              </w:pPrChange>
            </w:pPr>
            <w:del w:id="236" w:author="ASUS" w:date="2018-06-06T12:12:00Z">
              <w:r w:rsidDel="00AB5E9D">
                <w:rPr>
                  <w:rFonts w:ascii="Times New Roman" w:hAnsi="Times New Roman" w:cs="Times New Roman" w:hint="eastAsia"/>
                </w:rPr>
                <w:delText>~</w:delText>
              </w:r>
              <w:r w:rsidR="00703F57" w:rsidRPr="00BA2915" w:rsidDel="00AB5E9D">
                <w:rPr>
                  <w:rFonts w:ascii="Times New Roman" w:hAnsi="Times New Roman" w:cs="Times New Roman"/>
                </w:rPr>
                <w:delText>Average travel time</w:delText>
              </w:r>
            </w:del>
          </w:p>
        </w:tc>
        <w:tc>
          <w:tcPr>
            <w:tcW w:w="989" w:type="dxa"/>
            <w:vAlign w:val="center"/>
          </w:tcPr>
          <w:p w:rsidR="00703F57" w:rsidRPr="00BA2915" w:rsidDel="00AB5E9D" w:rsidRDefault="00703F57">
            <w:pPr>
              <w:snapToGrid w:val="0"/>
              <w:ind w:left="360"/>
              <w:jc w:val="both"/>
              <w:rPr>
                <w:del w:id="237" w:author="ASUS" w:date="2018-06-06T12:12:00Z"/>
                <w:rFonts w:ascii="Times New Roman" w:hAnsi="Times New Roman" w:cs="Times New Roman"/>
              </w:rPr>
              <w:pPrChange w:id="238" w:author="ASUS" w:date="2018-06-06T12:12:00Z">
                <w:pPr>
                  <w:widowControl/>
                  <w:snapToGrid w:val="0"/>
                  <w:jc w:val="center"/>
                </w:pPr>
              </w:pPrChange>
            </w:pPr>
            <w:del w:id="239" w:author="ASUS" w:date="2018-06-06T12:12:00Z">
              <w:r w:rsidRPr="00BA2915" w:rsidDel="00AB5E9D">
                <w:rPr>
                  <w:rFonts w:ascii="Times New Roman" w:hAnsi="Times New Roman" w:cs="Times New Roman"/>
                </w:rPr>
                <w:delText>1.2</w:delText>
              </w:r>
            </w:del>
          </w:p>
        </w:tc>
        <w:tc>
          <w:tcPr>
            <w:tcW w:w="5182" w:type="dxa"/>
            <w:vAlign w:val="center"/>
          </w:tcPr>
          <w:p w:rsidR="00703F57" w:rsidRPr="00BA2915" w:rsidDel="00AB5E9D" w:rsidRDefault="00774A32">
            <w:pPr>
              <w:snapToGrid w:val="0"/>
              <w:ind w:left="360"/>
              <w:jc w:val="both"/>
              <w:rPr>
                <w:del w:id="240" w:author="ASUS" w:date="2018-06-06T12:12:00Z"/>
                <w:rFonts w:ascii="Times New Roman" w:hAnsi="Times New Roman" w:cs="Times New Roman"/>
              </w:rPr>
              <w:pPrChange w:id="241" w:author="ASUS" w:date="2018-06-06T12:12:00Z">
                <w:pPr>
                  <w:snapToGrid w:val="0"/>
                  <w:jc w:val="both"/>
                </w:pPr>
              </w:pPrChange>
            </w:pPr>
            <w:del w:id="242" w:author="ASUS" w:date="2018-06-06T12:12:00Z">
              <w:r w:rsidDel="00AB5E9D">
                <w:rPr>
                  <w:rFonts w:ascii="Times New Roman" w:hAnsi="Times New Roman" w:cs="Times New Roman" w:hint="eastAsia"/>
                </w:rPr>
                <w:delText>All f</w:delText>
              </w:r>
              <w:r w:rsidR="00703F57" w:rsidRPr="00BA2915" w:rsidDel="00AB5E9D">
                <w:rPr>
                  <w:rFonts w:ascii="Times New Roman" w:hAnsi="Times New Roman" w:cs="Times New Roman"/>
                </w:rPr>
                <w:delText>eatures exclu</w:delText>
              </w:r>
              <w:r w:rsidDel="00AB5E9D">
                <w:rPr>
                  <w:rFonts w:ascii="Times New Roman" w:hAnsi="Times New Roman" w:cs="Times New Roman" w:hint="eastAsia"/>
                </w:rPr>
                <w:delText xml:space="preserve">sive </w:delText>
              </w:r>
              <w:r w:rsidR="00703F57" w:rsidRPr="00BA2915" w:rsidDel="00AB5E9D">
                <w:rPr>
                  <w:rFonts w:ascii="Times New Roman" w:hAnsi="Times New Roman" w:cs="Times New Roman"/>
                </w:rPr>
                <w:delText>average travel time</w:delText>
              </w:r>
              <w:r w:rsidDel="00AB5E9D">
                <w:rPr>
                  <w:rFonts w:ascii="Times New Roman" w:hAnsi="Times New Roman" w:cs="Times New Roman" w:hint="eastAsia"/>
                </w:rPr>
                <w:delText xml:space="preserve"> adopted</w:delText>
              </w:r>
              <w:r w:rsidR="00703F57" w:rsidRPr="00BA2915" w:rsidDel="00AB5E9D">
                <w:rPr>
                  <w:rFonts w:ascii="Times New Roman" w:hAnsi="Times New Roman" w:cs="Times New Roman"/>
                </w:rPr>
                <w:delText>.</w:delText>
              </w:r>
            </w:del>
          </w:p>
        </w:tc>
      </w:tr>
      <w:tr w:rsidR="00703F57" w:rsidRPr="00BA2915" w:rsidDel="00AB5E9D" w:rsidTr="007341C2">
        <w:trPr>
          <w:trHeight w:val="274"/>
          <w:jc w:val="center"/>
          <w:del w:id="243" w:author="ASUS" w:date="2018-06-06T12:12:00Z"/>
        </w:trPr>
        <w:tc>
          <w:tcPr>
            <w:tcW w:w="2534" w:type="dxa"/>
            <w:vAlign w:val="center"/>
          </w:tcPr>
          <w:p w:rsidR="00703F57" w:rsidRPr="00BA2915" w:rsidDel="00AB5E9D" w:rsidRDefault="00AA3893">
            <w:pPr>
              <w:snapToGrid w:val="0"/>
              <w:ind w:left="360"/>
              <w:jc w:val="both"/>
              <w:rPr>
                <w:del w:id="244" w:author="ASUS" w:date="2018-06-06T12:12:00Z"/>
                <w:rFonts w:ascii="Times New Roman" w:hAnsi="Times New Roman" w:cs="Times New Roman"/>
              </w:rPr>
              <w:pPrChange w:id="245" w:author="ASUS" w:date="2018-06-06T12:12:00Z">
                <w:pPr>
                  <w:widowControl/>
                  <w:snapToGrid w:val="0"/>
                  <w:jc w:val="both"/>
                </w:pPr>
              </w:pPrChange>
            </w:pPr>
            <w:del w:id="246" w:author="ASUS" w:date="2018-06-06T12:12:00Z">
              <w:r w:rsidDel="00AB5E9D">
                <w:rPr>
                  <w:rFonts w:ascii="Times New Roman" w:hAnsi="Times New Roman" w:cs="Times New Roman" w:hint="eastAsia"/>
                </w:rPr>
                <w:delText>~</w:delText>
              </w:r>
              <w:r w:rsidR="00703F57" w:rsidRPr="00BA2915" w:rsidDel="00AB5E9D">
                <w:rPr>
                  <w:rFonts w:ascii="Times New Roman" w:hAnsi="Times New Roman" w:cs="Times New Roman"/>
                </w:rPr>
                <w:delText>Traffic volume</w:delText>
              </w:r>
            </w:del>
          </w:p>
        </w:tc>
        <w:tc>
          <w:tcPr>
            <w:tcW w:w="989" w:type="dxa"/>
            <w:vAlign w:val="center"/>
          </w:tcPr>
          <w:p w:rsidR="00703F57" w:rsidRPr="00BA2915" w:rsidDel="00AB5E9D" w:rsidRDefault="00703F57">
            <w:pPr>
              <w:snapToGrid w:val="0"/>
              <w:ind w:left="360"/>
              <w:jc w:val="both"/>
              <w:rPr>
                <w:del w:id="247" w:author="ASUS" w:date="2018-06-06T12:12:00Z"/>
                <w:rFonts w:ascii="Times New Roman" w:hAnsi="Times New Roman" w:cs="Times New Roman"/>
              </w:rPr>
              <w:pPrChange w:id="248" w:author="ASUS" w:date="2018-06-06T12:12:00Z">
                <w:pPr>
                  <w:widowControl/>
                  <w:snapToGrid w:val="0"/>
                  <w:jc w:val="center"/>
                </w:pPr>
              </w:pPrChange>
            </w:pPr>
            <w:del w:id="249" w:author="ASUS" w:date="2018-06-06T12:12:00Z">
              <w:r w:rsidRPr="00BA2915" w:rsidDel="00AB5E9D">
                <w:rPr>
                  <w:rFonts w:ascii="Times New Roman" w:hAnsi="Times New Roman" w:cs="Times New Roman"/>
                </w:rPr>
                <w:delText>1.3</w:delText>
              </w:r>
            </w:del>
          </w:p>
        </w:tc>
        <w:tc>
          <w:tcPr>
            <w:tcW w:w="5182" w:type="dxa"/>
            <w:vAlign w:val="center"/>
          </w:tcPr>
          <w:p w:rsidR="00703F57" w:rsidRPr="00BA2915" w:rsidDel="00AB5E9D" w:rsidRDefault="00774A32">
            <w:pPr>
              <w:snapToGrid w:val="0"/>
              <w:ind w:left="360"/>
              <w:jc w:val="both"/>
              <w:rPr>
                <w:del w:id="250" w:author="ASUS" w:date="2018-06-06T12:12:00Z"/>
                <w:rFonts w:ascii="Times New Roman" w:hAnsi="Times New Roman" w:cs="Times New Roman"/>
              </w:rPr>
              <w:pPrChange w:id="251" w:author="ASUS" w:date="2018-06-06T12:12:00Z">
                <w:pPr>
                  <w:widowControl/>
                  <w:snapToGrid w:val="0"/>
                  <w:jc w:val="both"/>
                </w:pPr>
              </w:pPrChange>
            </w:pPr>
            <w:del w:id="252" w:author="ASUS" w:date="2018-06-06T12:12:00Z">
              <w:r w:rsidDel="00AB5E9D">
                <w:rPr>
                  <w:rFonts w:ascii="Times New Roman" w:hAnsi="Times New Roman" w:cs="Times New Roman" w:hint="eastAsia"/>
                </w:rPr>
                <w:delText>All fe</w:delText>
              </w:r>
              <w:r w:rsidR="00703F57" w:rsidRPr="00BA2915" w:rsidDel="00AB5E9D">
                <w:rPr>
                  <w:rFonts w:ascii="Times New Roman" w:hAnsi="Times New Roman" w:cs="Times New Roman"/>
                </w:rPr>
                <w:delText>atures exclu</w:delText>
              </w:r>
              <w:r w:rsidDel="00AB5E9D">
                <w:rPr>
                  <w:rFonts w:ascii="Times New Roman" w:hAnsi="Times New Roman" w:cs="Times New Roman" w:hint="eastAsia"/>
                </w:rPr>
                <w:delText>sive</w:delText>
              </w:r>
              <w:r w:rsidR="00703F57" w:rsidRPr="00BA2915" w:rsidDel="00AB5E9D">
                <w:rPr>
                  <w:rFonts w:ascii="Times New Roman" w:hAnsi="Times New Roman" w:cs="Times New Roman"/>
                </w:rPr>
                <w:delText xml:space="preserve"> traffic volumes</w:delText>
              </w:r>
              <w:r w:rsidDel="00AB5E9D">
                <w:rPr>
                  <w:rFonts w:ascii="Times New Roman" w:hAnsi="Times New Roman" w:cs="Times New Roman" w:hint="eastAsia"/>
                </w:rPr>
                <w:delText xml:space="preserve"> adopted</w:delText>
              </w:r>
            </w:del>
          </w:p>
        </w:tc>
      </w:tr>
      <w:tr w:rsidR="00703F57" w:rsidRPr="00BA2915" w:rsidDel="00AB5E9D" w:rsidTr="007341C2">
        <w:trPr>
          <w:trHeight w:val="43"/>
          <w:jc w:val="center"/>
          <w:del w:id="253" w:author="ASUS" w:date="2018-06-06T12:12:00Z"/>
        </w:trPr>
        <w:tc>
          <w:tcPr>
            <w:tcW w:w="2534" w:type="dxa"/>
            <w:vAlign w:val="center"/>
          </w:tcPr>
          <w:p w:rsidR="00703F57" w:rsidRPr="00BA2915" w:rsidDel="00AB5E9D" w:rsidRDefault="00AA3893">
            <w:pPr>
              <w:snapToGrid w:val="0"/>
              <w:ind w:left="360"/>
              <w:jc w:val="both"/>
              <w:rPr>
                <w:del w:id="254" w:author="ASUS" w:date="2018-06-06T12:12:00Z"/>
                <w:rFonts w:ascii="Times New Roman" w:hAnsi="Times New Roman" w:cs="Times New Roman"/>
              </w:rPr>
              <w:pPrChange w:id="255" w:author="ASUS" w:date="2018-06-06T12:12:00Z">
                <w:pPr>
                  <w:widowControl/>
                  <w:snapToGrid w:val="0"/>
                  <w:jc w:val="both"/>
                </w:pPr>
              </w:pPrChange>
            </w:pPr>
            <w:del w:id="256" w:author="ASUS" w:date="2018-06-06T12:12:00Z">
              <w:r w:rsidDel="00AB5E9D">
                <w:rPr>
                  <w:rFonts w:ascii="Times New Roman" w:hAnsi="Times New Roman" w:cs="Times New Roman" w:hint="eastAsia"/>
                </w:rPr>
                <w:delText>~</w:delText>
              </w:r>
              <w:r w:rsidR="00703F57" w:rsidRPr="00BA2915" w:rsidDel="00AB5E9D">
                <w:rPr>
                  <w:rFonts w:ascii="Times New Roman" w:hAnsi="Times New Roman" w:cs="Times New Roman"/>
                </w:rPr>
                <w:delText>week</w:delText>
              </w:r>
              <w:r w:rsidR="00774A32" w:rsidDel="00AB5E9D">
                <w:rPr>
                  <w:rFonts w:ascii="Times New Roman" w:hAnsi="Times New Roman" w:cs="Times New Roman" w:hint="eastAsia"/>
                </w:rPr>
                <w:delText>day</w:delText>
              </w:r>
            </w:del>
          </w:p>
        </w:tc>
        <w:tc>
          <w:tcPr>
            <w:tcW w:w="989" w:type="dxa"/>
            <w:vAlign w:val="center"/>
          </w:tcPr>
          <w:p w:rsidR="00703F57" w:rsidRPr="00BA2915" w:rsidDel="00AB5E9D" w:rsidRDefault="00703F57">
            <w:pPr>
              <w:snapToGrid w:val="0"/>
              <w:ind w:left="360"/>
              <w:jc w:val="both"/>
              <w:rPr>
                <w:del w:id="257" w:author="ASUS" w:date="2018-06-06T12:12:00Z"/>
                <w:rFonts w:ascii="Times New Roman" w:hAnsi="Times New Roman" w:cs="Times New Roman"/>
              </w:rPr>
              <w:pPrChange w:id="258" w:author="ASUS" w:date="2018-06-06T12:12:00Z">
                <w:pPr>
                  <w:widowControl/>
                  <w:snapToGrid w:val="0"/>
                  <w:jc w:val="center"/>
                </w:pPr>
              </w:pPrChange>
            </w:pPr>
            <w:del w:id="259" w:author="ASUS" w:date="2018-06-06T12:12:00Z">
              <w:r w:rsidRPr="00BA2915" w:rsidDel="00AB5E9D">
                <w:rPr>
                  <w:rFonts w:ascii="Times New Roman" w:hAnsi="Times New Roman" w:cs="Times New Roman"/>
                </w:rPr>
                <w:delText>1.4</w:delText>
              </w:r>
            </w:del>
          </w:p>
        </w:tc>
        <w:tc>
          <w:tcPr>
            <w:tcW w:w="5182" w:type="dxa"/>
            <w:vAlign w:val="center"/>
          </w:tcPr>
          <w:p w:rsidR="00703F57" w:rsidRPr="00BA2915" w:rsidDel="00AB5E9D" w:rsidRDefault="00774A32">
            <w:pPr>
              <w:snapToGrid w:val="0"/>
              <w:ind w:left="360"/>
              <w:jc w:val="both"/>
              <w:rPr>
                <w:del w:id="260" w:author="ASUS" w:date="2018-06-06T12:12:00Z"/>
                <w:rFonts w:ascii="Times New Roman" w:hAnsi="Times New Roman" w:cs="Times New Roman"/>
              </w:rPr>
              <w:pPrChange w:id="261" w:author="ASUS" w:date="2018-06-06T12:12:00Z">
                <w:pPr>
                  <w:snapToGrid w:val="0"/>
                  <w:jc w:val="both"/>
                </w:pPr>
              </w:pPrChange>
            </w:pPr>
            <w:del w:id="262" w:author="ASUS" w:date="2018-06-06T12:12:00Z">
              <w:r w:rsidDel="00AB5E9D">
                <w:rPr>
                  <w:rFonts w:ascii="Times New Roman" w:hAnsi="Times New Roman" w:cs="Times New Roman" w:hint="eastAsia"/>
                </w:rPr>
                <w:delText>All f</w:delText>
              </w:r>
              <w:r w:rsidR="00703F57" w:rsidRPr="00BA2915" w:rsidDel="00AB5E9D">
                <w:rPr>
                  <w:rFonts w:ascii="Times New Roman" w:hAnsi="Times New Roman" w:cs="Times New Roman"/>
                </w:rPr>
                <w:delText>eatures exclu</w:delText>
              </w:r>
              <w:r w:rsidDel="00AB5E9D">
                <w:rPr>
                  <w:rFonts w:ascii="Times New Roman" w:hAnsi="Times New Roman" w:cs="Times New Roman" w:hint="eastAsia"/>
                </w:rPr>
                <w:delText>sive</w:delText>
              </w:r>
              <w:r w:rsidR="00703F57" w:rsidRPr="00BA2915" w:rsidDel="00AB5E9D">
                <w:rPr>
                  <w:rFonts w:ascii="Times New Roman" w:hAnsi="Times New Roman" w:cs="Times New Roman"/>
                </w:rPr>
                <w:delText xml:space="preserve"> </w:delText>
              </w:r>
              <w:r w:rsidDel="00AB5E9D">
                <w:rPr>
                  <w:rFonts w:ascii="Times New Roman" w:hAnsi="Times New Roman" w:cs="Times New Roman" w:hint="eastAsia"/>
                </w:rPr>
                <w:delText>we</w:delText>
              </w:r>
              <w:r w:rsidR="00703F57" w:rsidRPr="00BA2915" w:rsidDel="00AB5E9D">
                <w:rPr>
                  <w:rFonts w:ascii="Times New Roman" w:hAnsi="Times New Roman" w:cs="Times New Roman"/>
                </w:rPr>
                <w:delText>ek</w:delText>
              </w:r>
              <w:r w:rsidDel="00AB5E9D">
                <w:rPr>
                  <w:rFonts w:ascii="Times New Roman" w:hAnsi="Times New Roman" w:cs="Times New Roman" w:hint="eastAsia"/>
                </w:rPr>
                <w:delText>day adopted</w:delText>
              </w:r>
              <w:r w:rsidR="00703F57" w:rsidRPr="00BA2915" w:rsidDel="00AB5E9D">
                <w:rPr>
                  <w:rFonts w:ascii="Times New Roman" w:hAnsi="Times New Roman" w:cs="Times New Roman"/>
                </w:rPr>
                <w:delText>.</w:delText>
              </w:r>
            </w:del>
          </w:p>
        </w:tc>
      </w:tr>
      <w:tr w:rsidR="00A701CB" w:rsidRPr="00BA2915" w:rsidDel="00AB5E9D" w:rsidTr="007341C2">
        <w:trPr>
          <w:trHeight w:val="126"/>
          <w:jc w:val="center"/>
          <w:del w:id="263" w:author="ASUS" w:date="2018-06-06T12:12:00Z"/>
        </w:trPr>
        <w:tc>
          <w:tcPr>
            <w:tcW w:w="2534" w:type="dxa"/>
            <w:vAlign w:val="center"/>
          </w:tcPr>
          <w:p w:rsidR="00A701CB" w:rsidRPr="00BA2915" w:rsidDel="00AB5E9D" w:rsidRDefault="00AA3893">
            <w:pPr>
              <w:snapToGrid w:val="0"/>
              <w:ind w:left="360"/>
              <w:jc w:val="both"/>
              <w:rPr>
                <w:del w:id="264" w:author="ASUS" w:date="2018-06-06T12:12:00Z"/>
                <w:rFonts w:ascii="Times New Roman" w:hAnsi="Times New Roman" w:cs="Times New Roman"/>
              </w:rPr>
              <w:pPrChange w:id="265" w:author="ASUS" w:date="2018-06-06T12:12:00Z">
                <w:pPr>
                  <w:widowControl/>
                  <w:snapToGrid w:val="0"/>
                  <w:jc w:val="both"/>
                </w:pPr>
              </w:pPrChange>
            </w:pPr>
            <w:del w:id="266" w:author="ASUS" w:date="2018-06-06T12:12:00Z">
              <w:r w:rsidDel="00AB5E9D">
                <w:rPr>
                  <w:rFonts w:ascii="Times New Roman" w:hAnsi="Times New Roman" w:cs="Times New Roman" w:hint="eastAsia"/>
                  <w:szCs w:val="24"/>
                </w:rPr>
                <w:delText>~</w:delText>
              </w:r>
              <w:r w:rsidR="00A701CB" w:rsidRPr="00BA2915" w:rsidDel="00AB5E9D">
                <w:rPr>
                  <w:rFonts w:ascii="Times New Roman" w:hAnsi="Times New Roman" w:cs="Times New Roman"/>
                  <w:szCs w:val="24"/>
                </w:rPr>
                <w:delText>Workday</w:delText>
              </w:r>
            </w:del>
          </w:p>
        </w:tc>
        <w:tc>
          <w:tcPr>
            <w:tcW w:w="989" w:type="dxa"/>
            <w:vAlign w:val="center"/>
          </w:tcPr>
          <w:p w:rsidR="00A701CB" w:rsidRPr="00BA2915" w:rsidDel="00AB5E9D" w:rsidRDefault="00A701CB">
            <w:pPr>
              <w:snapToGrid w:val="0"/>
              <w:ind w:left="360"/>
              <w:jc w:val="both"/>
              <w:rPr>
                <w:del w:id="267" w:author="ASUS" w:date="2018-06-06T12:12:00Z"/>
                <w:rFonts w:ascii="Times New Roman" w:hAnsi="Times New Roman" w:cs="Times New Roman"/>
              </w:rPr>
              <w:pPrChange w:id="268" w:author="ASUS" w:date="2018-06-06T12:12:00Z">
                <w:pPr>
                  <w:widowControl/>
                  <w:snapToGrid w:val="0"/>
                  <w:jc w:val="center"/>
                </w:pPr>
              </w:pPrChange>
            </w:pPr>
            <w:del w:id="269" w:author="ASUS" w:date="2018-06-06T12:12:00Z">
              <w:r w:rsidRPr="00BA2915" w:rsidDel="00AB5E9D">
                <w:rPr>
                  <w:rFonts w:ascii="Times New Roman" w:hAnsi="Times New Roman" w:cs="Times New Roman"/>
                </w:rPr>
                <w:delText>1.5</w:delText>
              </w:r>
            </w:del>
          </w:p>
        </w:tc>
        <w:tc>
          <w:tcPr>
            <w:tcW w:w="5182" w:type="dxa"/>
            <w:vAlign w:val="center"/>
          </w:tcPr>
          <w:p w:rsidR="00A701CB" w:rsidRPr="00BA2915" w:rsidDel="00AB5E9D" w:rsidRDefault="00774A32">
            <w:pPr>
              <w:snapToGrid w:val="0"/>
              <w:ind w:left="360"/>
              <w:jc w:val="both"/>
              <w:rPr>
                <w:del w:id="270" w:author="ASUS" w:date="2018-06-06T12:12:00Z"/>
                <w:rFonts w:ascii="Times New Roman" w:hAnsi="Times New Roman" w:cs="Times New Roman"/>
              </w:rPr>
              <w:pPrChange w:id="271" w:author="ASUS" w:date="2018-06-06T12:12:00Z">
                <w:pPr>
                  <w:widowControl/>
                  <w:snapToGrid w:val="0"/>
                  <w:jc w:val="both"/>
                </w:pPr>
              </w:pPrChange>
            </w:pPr>
            <w:del w:id="272" w:author="ASUS" w:date="2018-06-06T12:12:00Z">
              <w:r w:rsidDel="00AB5E9D">
                <w:rPr>
                  <w:rFonts w:ascii="Times New Roman" w:hAnsi="Times New Roman" w:cs="Times New Roman" w:hint="eastAsia"/>
                </w:rPr>
                <w:delText>All f</w:delText>
              </w:r>
              <w:r w:rsidR="00A701CB" w:rsidRPr="00BA2915" w:rsidDel="00AB5E9D">
                <w:rPr>
                  <w:rFonts w:ascii="Times New Roman" w:hAnsi="Times New Roman" w:cs="Times New Roman"/>
                </w:rPr>
                <w:delText>eatures exclu</w:delText>
              </w:r>
              <w:r w:rsidDel="00AB5E9D">
                <w:rPr>
                  <w:rFonts w:ascii="Times New Roman" w:hAnsi="Times New Roman" w:cs="Times New Roman" w:hint="eastAsia"/>
                </w:rPr>
                <w:delText>sive</w:delText>
              </w:r>
              <w:r w:rsidR="00A701CB" w:rsidRPr="00BA2915" w:rsidDel="00AB5E9D">
                <w:rPr>
                  <w:rFonts w:ascii="Times New Roman" w:hAnsi="Times New Roman" w:cs="Times New Roman"/>
                </w:rPr>
                <w:delText xml:space="preserve"> </w:delText>
              </w:r>
              <w:r w:rsidR="00A701CB" w:rsidRPr="00BA2915" w:rsidDel="00AB5E9D">
                <w:rPr>
                  <w:rFonts w:ascii="Times New Roman" w:hAnsi="Times New Roman" w:cs="Times New Roman"/>
                  <w:szCs w:val="24"/>
                </w:rPr>
                <w:delText>workday</w:delText>
              </w:r>
              <w:r w:rsidDel="00AB5E9D">
                <w:rPr>
                  <w:rFonts w:ascii="Times New Roman" w:hAnsi="Times New Roman" w:cs="Times New Roman" w:hint="eastAsia"/>
                </w:rPr>
                <w:delText xml:space="preserve"> adopted</w:delText>
              </w:r>
            </w:del>
          </w:p>
        </w:tc>
      </w:tr>
      <w:tr w:rsidR="00A701CB" w:rsidRPr="00BA2915" w:rsidDel="00AB5E9D" w:rsidTr="007341C2">
        <w:trPr>
          <w:trHeight w:val="130"/>
          <w:jc w:val="center"/>
          <w:del w:id="273" w:author="ASUS" w:date="2018-06-06T12:12:00Z"/>
        </w:trPr>
        <w:tc>
          <w:tcPr>
            <w:tcW w:w="2534" w:type="dxa"/>
            <w:vAlign w:val="center"/>
          </w:tcPr>
          <w:p w:rsidR="00A701CB" w:rsidRPr="00BA2915" w:rsidDel="00AB5E9D" w:rsidRDefault="00AA3893">
            <w:pPr>
              <w:snapToGrid w:val="0"/>
              <w:ind w:left="360"/>
              <w:jc w:val="both"/>
              <w:rPr>
                <w:del w:id="274" w:author="ASUS" w:date="2018-06-06T12:12:00Z"/>
                <w:rFonts w:ascii="Times New Roman" w:hAnsi="Times New Roman" w:cs="Times New Roman"/>
              </w:rPr>
              <w:pPrChange w:id="275" w:author="ASUS" w:date="2018-06-06T12:12:00Z">
                <w:pPr>
                  <w:widowControl/>
                  <w:snapToGrid w:val="0"/>
                  <w:jc w:val="both"/>
                </w:pPr>
              </w:pPrChange>
            </w:pPr>
            <w:del w:id="276" w:author="ASUS" w:date="2018-06-06T12:12:00Z">
              <w:r w:rsidDel="00AB5E9D">
                <w:rPr>
                  <w:rFonts w:ascii="Times New Roman" w:hAnsi="Times New Roman" w:cs="Times New Roman" w:hint="eastAsia"/>
                </w:rPr>
                <w:delText>~</w:delText>
              </w:r>
              <w:r w:rsidR="00A701CB" w:rsidRPr="00BA2915" w:rsidDel="00AB5E9D">
                <w:rPr>
                  <w:rFonts w:ascii="Times New Roman" w:hAnsi="Times New Roman" w:cs="Times New Roman"/>
                </w:rPr>
                <w:delText>Public holiday</w:delText>
              </w:r>
            </w:del>
          </w:p>
        </w:tc>
        <w:tc>
          <w:tcPr>
            <w:tcW w:w="989" w:type="dxa"/>
            <w:vAlign w:val="center"/>
          </w:tcPr>
          <w:p w:rsidR="00A701CB" w:rsidRPr="00BA2915" w:rsidDel="00AB5E9D" w:rsidRDefault="00A701CB">
            <w:pPr>
              <w:snapToGrid w:val="0"/>
              <w:ind w:left="360"/>
              <w:jc w:val="both"/>
              <w:rPr>
                <w:del w:id="277" w:author="ASUS" w:date="2018-06-06T12:12:00Z"/>
                <w:rFonts w:ascii="Times New Roman" w:hAnsi="Times New Roman" w:cs="Times New Roman"/>
              </w:rPr>
              <w:pPrChange w:id="278" w:author="ASUS" w:date="2018-06-06T12:12:00Z">
                <w:pPr>
                  <w:widowControl/>
                  <w:snapToGrid w:val="0"/>
                  <w:jc w:val="center"/>
                </w:pPr>
              </w:pPrChange>
            </w:pPr>
            <w:del w:id="279" w:author="ASUS" w:date="2018-06-06T12:12:00Z">
              <w:r w:rsidRPr="00BA2915" w:rsidDel="00AB5E9D">
                <w:rPr>
                  <w:rFonts w:ascii="Times New Roman" w:hAnsi="Times New Roman" w:cs="Times New Roman"/>
                </w:rPr>
                <w:delText>1.6</w:delText>
              </w:r>
            </w:del>
          </w:p>
        </w:tc>
        <w:tc>
          <w:tcPr>
            <w:tcW w:w="5182" w:type="dxa"/>
            <w:vAlign w:val="center"/>
          </w:tcPr>
          <w:p w:rsidR="00A701CB" w:rsidRPr="00BA2915" w:rsidDel="00AB5E9D" w:rsidRDefault="00774A32">
            <w:pPr>
              <w:snapToGrid w:val="0"/>
              <w:ind w:left="360"/>
              <w:jc w:val="both"/>
              <w:rPr>
                <w:del w:id="280" w:author="ASUS" w:date="2018-06-06T12:12:00Z"/>
                <w:rFonts w:ascii="Times New Roman" w:hAnsi="Times New Roman" w:cs="Times New Roman"/>
              </w:rPr>
              <w:pPrChange w:id="281" w:author="ASUS" w:date="2018-06-06T12:12:00Z">
                <w:pPr>
                  <w:widowControl/>
                  <w:snapToGrid w:val="0"/>
                  <w:jc w:val="both"/>
                </w:pPr>
              </w:pPrChange>
            </w:pPr>
            <w:del w:id="282" w:author="ASUS" w:date="2018-06-06T12:12:00Z">
              <w:r w:rsidDel="00AB5E9D">
                <w:rPr>
                  <w:rFonts w:ascii="Times New Roman" w:hAnsi="Times New Roman" w:cs="Times New Roman" w:hint="eastAsia"/>
                </w:rPr>
                <w:delText>All f</w:delText>
              </w:r>
              <w:r w:rsidR="00A701CB" w:rsidRPr="00BA2915" w:rsidDel="00AB5E9D">
                <w:rPr>
                  <w:rFonts w:ascii="Times New Roman" w:hAnsi="Times New Roman" w:cs="Times New Roman"/>
                </w:rPr>
                <w:delText>eatures exclu</w:delText>
              </w:r>
              <w:r w:rsidDel="00AB5E9D">
                <w:rPr>
                  <w:rFonts w:ascii="Times New Roman" w:hAnsi="Times New Roman" w:cs="Times New Roman" w:hint="eastAsia"/>
                </w:rPr>
                <w:delText xml:space="preserve">sive </w:delText>
              </w:r>
              <w:r w:rsidR="00A701CB" w:rsidRPr="00BA2915" w:rsidDel="00AB5E9D">
                <w:rPr>
                  <w:rFonts w:ascii="Times New Roman" w:hAnsi="Times New Roman" w:cs="Times New Roman"/>
                  <w:szCs w:val="24"/>
                </w:rPr>
                <w:delText>p</w:delText>
              </w:r>
              <w:r w:rsidR="00A701CB" w:rsidRPr="00BA2915" w:rsidDel="00AB5E9D">
                <w:rPr>
                  <w:rFonts w:ascii="Times New Roman" w:hAnsi="Times New Roman" w:cs="Times New Roman"/>
                </w:rPr>
                <w:delText>ublic holiday</w:delText>
              </w:r>
              <w:r w:rsidDel="00AB5E9D">
                <w:rPr>
                  <w:rFonts w:ascii="Times New Roman" w:hAnsi="Times New Roman" w:cs="Times New Roman" w:hint="eastAsia"/>
                </w:rPr>
                <w:delText xml:space="preserve"> adopted</w:delText>
              </w:r>
            </w:del>
          </w:p>
        </w:tc>
      </w:tr>
      <w:tr w:rsidR="007341C2" w:rsidRPr="007341C2" w:rsidDel="00AB5E9D" w:rsidTr="007341C2">
        <w:trPr>
          <w:trHeight w:val="120"/>
          <w:jc w:val="center"/>
          <w:del w:id="283" w:author="ASUS" w:date="2018-06-06T12:12:00Z"/>
        </w:trPr>
        <w:tc>
          <w:tcPr>
            <w:tcW w:w="2534" w:type="dxa"/>
            <w:vAlign w:val="center"/>
          </w:tcPr>
          <w:p w:rsidR="00A701CB" w:rsidRPr="007341C2" w:rsidDel="00AB5E9D" w:rsidRDefault="00681E14">
            <w:pPr>
              <w:snapToGrid w:val="0"/>
              <w:ind w:left="360"/>
              <w:jc w:val="both"/>
              <w:rPr>
                <w:del w:id="284" w:author="ASUS" w:date="2018-06-06T12:12:00Z"/>
                <w:rFonts w:ascii="Times New Roman" w:hAnsi="Times New Roman" w:cs="Times New Roman"/>
              </w:rPr>
              <w:pPrChange w:id="285" w:author="ASUS" w:date="2018-06-06T12:12:00Z">
                <w:pPr>
                  <w:widowControl/>
                  <w:snapToGrid w:val="0"/>
                  <w:jc w:val="both"/>
                </w:pPr>
              </w:pPrChange>
            </w:pPr>
            <w:del w:id="286" w:author="ASUS" w:date="2018-06-06T12:12:00Z">
              <w:r w:rsidRPr="007341C2" w:rsidDel="00AB5E9D">
                <w:rPr>
                  <w:rFonts w:ascii="Times New Roman" w:hAnsi="Times New Roman" w:cs="Times New Roman" w:hint="eastAsia"/>
                  <w:szCs w:val="24"/>
                </w:rPr>
                <w:delText>~</w:delText>
              </w:r>
              <w:r w:rsidR="00A701CB" w:rsidRPr="007341C2" w:rsidDel="00AB5E9D">
                <w:rPr>
                  <w:rFonts w:ascii="Times New Roman" w:hAnsi="Times New Roman" w:cs="Times New Roman"/>
                  <w:szCs w:val="24"/>
                </w:rPr>
                <w:delText>Rainfall</w:delText>
              </w:r>
            </w:del>
          </w:p>
        </w:tc>
        <w:tc>
          <w:tcPr>
            <w:tcW w:w="989" w:type="dxa"/>
            <w:vAlign w:val="center"/>
          </w:tcPr>
          <w:p w:rsidR="00A701CB" w:rsidRPr="007341C2" w:rsidDel="00AB5E9D" w:rsidRDefault="00A701CB">
            <w:pPr>
              <w:snapToGrid w:val="0"/>
              <w:ind w:left="360"/>
              <w:jc w:val="both"/>
              <w:rPr>
                <w:del w:id="287" w:author="ASUS" w:date="2018-06-06T12:12:00Z"/>
                <w:rFonts w:ascii="Times New Roman" w:hAnsi="Times New Roman" w:cs="Times New Roman"/>
              </w:rPr>
              <w:pPrChange w:id="288" w:author="ASUS" w:date="2018-06-06T12:12:00Z">
                <w:pPr>
                  <w:widowControl/>
                  <w:snapToGrid w:val="0"/>
                  <w:jc w:val="center"/>
                </w:pPr>
              </w:pPrChange>
            </w:pPr>
            <w:del w:id="289" w:author="ASUS" w:date="2018-06-06T12:12:00Z">
              <w:r w:rsidRPr="007341C2" w:rsidDel="00AB5E9D">
                <w:rPr>
                  <w:rFonts w:ascii="Times New Roman" w:hAnsi="Times New Roman" w:cs="Times New Roman"/>
                </w:rPr>
                <w:delText>1.7</w:delText>
              </w:r>
            </w:del>
          </w:p>
        </w:tc>
        <w:tc>
          <w:tcPr>
            <w:tcW w:w="5182" w:type="dxa"/>
            <w:vAlign w:val="center"/>
          </w:tcPr>
          <w:p w:rsidR="00A701CB" w:rsidRPr="007341C2" w:rsidDel="00AB5E9D" w:rsidRDefault="00774A32">
            <w:pPr>
              <w:snapToGrid w:val="0"/>
              <w:ind w:left="360"/>
              <w:jc w:val="both"/>
              <w:rPr>
                <w:del w:id="290" w:author="ASUS" w:date="2018-06-06T12:12:00Z"/>
                <w:rFonts w:ascii="Times New Roman" w:hAnsi="Times New Roman" w:cs="Times New Roman"/>
              </w:rPr>
              <w:pPrChange w:id="291" w:author="ASUS" w:date="2018-06-06T12:12:00Z">
                <w:pPr>
                  <w:widowControl/>
                  <w:snapToGrid w:val="0"/>
                  <w:jc w:val="both"/>
                </w:pPr>
              </w:pPrChange>
            </w:pPr>
            <w:del w:id="292" w:author="ASUS" w:date="2018-06-06T12:12:00Z">
              <w:r w:rsidRPr="007341C2" w:rsidDel="00AB5E9D">
                <w:rPr>
                  <w:rFonts w:ascii="Times New Roman" w:hAnsi="Times New Roman" w:cs="Times New Roman" w:hint="eastAsia"/>
                </w:rPr>
                <w:delText>All f</w:delText>
              </w:r>
              <w:r w:rsidR="00A701CB" w:rsidRPr="007341C2" w:rsidDel="00AB5E9D">
                <w:rPr>
                  <w:rFonts w:ascii="Times New Roman" w:hAnsi="Times New Roman" w:cs="Times New Roman"/>
                </w:rPr>
                <w:delText>eatures exclu</w:delText>
              </w:r>
              <w:r w:rsidRPr="007341C2" w:rsidDel="00AB5E9D">
                <w:rPr>
                  <w:rFonts w:ascii="Times New Roman" w:hAnsi="Times New Roman" w:cs="Times New Roman" w:hint="eastAsia"/>
                </w:rPr>
                <w:delText xml:space="preserve">sive </w:delText>
              </w:r>
              <w:r w:rsidR="00A701CB" w:rsidRPr="007341C2" w:rsidDel="00AB5E9D">
                <w:rPr>
                  <w:rFonts w:ascii="Times New Roman" w:hAnsi="Times New Roman" w:cs="Times New Roman"/>
                  <w:szCs w:val="24"/>
                </w:rPr>
                <w:delText>rainfall</w:delText>
              </w:r>
              <w:r w:rsidRPr="007341C2" w:rsidDel="00AB5E9D">
                <w:rPr>
                  <w:rFonts w:ascii="Times New Roman" w:hAnsi="Times New Roman" w:cs="Times New Roman" w:hint="eastAsia"/>
                </w:rPr>
                <w:delText xml:space="preserve"> adopted</w:delText>
              </w:r>
            </w:del>
          </w:p>
        </w:tc>
      </w:tr>
      <w:tr w:rsidR="007341C2" w:rsidRPr="007341C2" w:rsidDel="00AB5E9D" w:rsidTr="007341C2">
        <w:trPr>
          <w:trHeight w:val="124"/>
          <w:jc w:val="center"/>
          <w:del w:id="293" w:author="ASUS" w:date="2018-06-06T12:12:00Z"/>
        </w:trPr>
        <w:tc>
          <w:tcPr>
            <w:tcW w:w="2534" w:type="dxa"/>
            <w:vAlign w:val="center"/>
          </w:tcPr>
          <w:p w:rsidR="006E02A3" w:rsidRPr="007341C2" w:rsidDel="00AB5E9D" w:rsidRDefault="00681E14">
            <w:pPr>
              <w:snapToGrid w:val="0"/>
              <w:ind w:left="360"/>
              <w:jc w:val="both"/>
              <w:rPr>
                <w:del w:id="294" w:author="ASUS" w:date="2018-06-06T12:12:00Z"/>
                <w:rFonts w:ascii="Times New Roman" w:hAnsi="Times New Roman" w:cs="Times New Roman"/>
                <w:szCs w:val="24"/>
              </w:rPr>
              <w:pPrChange w:id="295" w:author="ASUS" w:date="2018-06-06T12:12:00Z">
                <w:pPr>
                  <w:widowControl/>
                  <w:snapToGrid w:val="0"/>
                  <w:jc w:val="both"/>
                </w:pPr>
              </w:pPrChange>
            </w:pPr>
            <w:del w:id="296" w:author="ASUS" w:date="2018-06-06T12:12:00Z">
              <w:r w:rsidRPr="007341C2" w:rsidDel="00AB5E9D">
                <w:rPr>
                  <w:rFonts w:ascii="Times New Roman" w:hAnsi="Times New Roman" w:cs="Times New Roman"/>
                  <w:szCs w:val="24"/>
                </w:rPr>
                <w:delText>~</w:delText>
              </w:r>
              <w:r w:rsidR="005419AA" w:rsidRPr="007341C2" w:rsidDel="00AB5E9D">
                <w:rPr>
                  <w:rFonts w:ascii="Times New Roman" w:hAnsi="Times New Roman" w:cs="Times New Roman"/>
                  <w:szCs w:val="24"/>
                </w:rPr>
                <w:delText>Minute slot</w:delText>
              </w:r>
            </w:del>
          </w:p>
        </w:tc>
        <w:tc>
          <w:tcPr>
            <w:tcW w:w="989" w:type="dxa"/>
            <w:vAlign w:val="center"/>
          </w:tcPr>
          <w:p w:rsidR="006E02A3" w:rsidRPr="007341C2" w:rsidDel="00AB5E9D" w:rsidRDefault="006E02A3">
            <w:pPr>
              <w:snapToGrid w:val="0"/>
              <w:ind w:left="360"/>
              <w:jc w:val="both"/>
              <w:rPr>
                <w:del w:id="297" w:author="ASUS" w:date="2018-06-06T12:12:00Z"/>
                <w:rFonts w:ascii="Times New Roman" w:hAnsi="Times New Roman" w:cs="Times New Roman"/>
              </w:rPr>
              <w:pPrChange w:id="298" w:author="ASUS" w:date="2018-06-06T12:12:00Z">
                <w:pPr>
                  <w:widowControl/>
                  <w:snapToGrid w:val="0"/>
                  <w:jc w:val="center"/>
                </w:pPr>
              </w:pPrChange>
            </w:pPr>
            <w:del w:id="299" w:author="ASUS" w:date="2018-06-06T12:12:00Z">
              <w:r w:rsidRPr="007341C2" w:rsidDel="00AB5E9D">
                <w:rPr>
                  <w:rFonts w:ascii="Times New Roman" w:hAnsi="Times New Roman" w:cs="Times New Roman"/>
                </w:rPr>
                <w:delText>1.8</w:delText>
              </w:r>
            </w:del>
          </w:p>
        </w:tc>
        <w:tc>
          <w:tcPr>
            <w:tcW w:w="5182" w:type="dxa"/>
            <w:vAlign w:val="center"/>
          </w:tcPr>
          <w:p w:rsidR="006E02A3" w:rsidRPr="007341C2" w:rsidDel="00AB5E9D" w:rsidRDefault="00774A32">
            <w:pPr>
              <w:snapToGrid w:val="0"/>
              <w:ind w:left="360"/>
              <w:jc w:val="both"/>
              <w:rPr>
                <w:del w:id="300" w:author="ASUS" w:date="2018-06-06T12:12:00Z"/>
                <w:rFonts w:ascii="Times New Roman" w:hAnsi="Times New Roman" w:cs="Times New Roman"/>
              </w:rPr>
              <w:pPrChange w:id="301" w:author="ASUS" w:date="2018-06-06T12:12:00Z">
                <w:pPr>
                  <w:widowControl/>
                  <w:snapToGrid w:val="0"/>
                  <w:jc w:val="both"/>
                </w:pPr>
              </w:pPrChange>
            </w:pPr>
            <w:del w:id="302" w:author="ASUS" w:date="2018-06-06T12:12:00Z">
              <w:r w:rsidRPr="007341C2" w:rsidDel="00AB5E9D">
                <w:rPr>
                  <w:rFonts w:ascii="Times New Roman" w:hAnsi="Times New Roman" w:cs="Times New Roman"/>
                </w:rPr>
                <w:delText>All f</w:delText>
              </w:r>
              <w:r w:rsidR="007E3FB4" w:rsidRPr="007341C2" w:rsidDel="00AB5E9D">
                <w:rPr>
                  <w:rFonts w:ascii="Times New Roman" w:hAnsi="Times New Roman" w:cs="Times New Roman"/>
                </w:rPr>
                <w:delText>eatures exclu</w:delText>
              </w:r>
              <w:r w:rsidRPr="007341C2" w:rsidDel="00AB5E9D">
                <w:rPr>
                  <w:rFonts w:ascii="Times New Roman" w:hAnsi="Times New Roman" w:cs="Times New Roman"/>
                </w:rPr>
                <w:delText xml:space="preserve">sive </w:delText>
              </w:r>
              <w:r w:rsidR="007E3FB4" w:rsidRPr="007341C2" w:rsidDel="00AB5E9D">
                <w:rPr>
                  <w:rFonts w:ascii="Times New Roman" w:hAnsi="Times New Roman" w:cs="Times New Roman"/>
                  <w:szCs w:val="24"/>
                </w:rPr>
                <w:delText>time window</w:delText>
              </w:r>
              <w:r w:rsidRPr="007341C2" w:rsidDel="00AB5E9D">
                <w:rPr>
                  <w:rFonts w:ascii="Times New Roman" w:hAnsi="Times New Roman" w:cs="Times New Roman"/>
                  <w:szCs w:val="24"/>
                </w:rPr>
                <w:delText xml:space="preserve"> adopted</w:delText>
              </w:r>
            </w:del>
          </w:p>
        </w:tc>
      </w:tr>
    </w:tbl>
    <w:p w:rsidR="00C80A2B" w:rsidRPr="007341C2" w:rsidDel="00AB5E9D" w:rsidRDefault="00C80A2B">
      <w:pPr>
        <w:ind w:left="360"/>
        <w:jc w:val="both"/>
        <w:rPr>
          <w:del w:id="303" w:author="ASUS" w:date="2018-06-06T12:12:00Z"/>
          <w:rFonts w:ascii="Times New Roman" w:hAnsi="Times New Roman" w:cs="Times New Roman"/>
        </w:rPr>
        <w:pPrChange w:id="304" w:author="ASUS" w:date="2018-06-06T12:12:00Z">
          <w:pPr>
            <w:widowControl/>
            <w:jc w:val="both"/>
          </w:pPr>
        </w:pPrChange>
      </w:pPr>
    </w:p>
    <w:p w:rsidR="009F61D1" w:rsidDel="00AB5E9D" w:rsidRDefault="009F61D1">
      <w:pPr>
        <w:ind w:left="360" w:firstLine="480"/>
        <w:jc w:val="both"/>
        <w:rPr>
          <w:del w:id="305" w:author="ASUS" w:date="2018-06-06T12:12:00Z"/>
          <w:rFonts w:ascii="Times New Roman" w:hAnsi="Times New Roman" w:cs="Times New Roman"/>
        </w:rPr>
        <w:pPrChange w:id="306" w:author="ASUS" w:date="2018-06-06T12:12:00Z">
          <w:pPr>
            <w:widowControl/>
            <w:ind w:firstLine="480"/>
            <w:jc w:val="both"/>
          </w:pPr>
        </w:pPrChange>
      </w:pPr>
      <w:del w:id="307" w:author="ASUS" w:date="2018-06-06T12:12:00Z">
        <w:r w:rsidRPr="007341C2" w:rsidDel="00AB5E9D">
          <w:rPr>
            <w:rFonts w:ascii="Times New Roman" w:hAnsi="Times New Roman" w:cs="Times New Roman"/>
          </w:rPr>
          <w:delText>Fig</w:delText>
        </w:r>
        <w:r w:rsidR="00AA3893" w:rsidRPr="007341C2" w:rsidDel="00AB5E9D">
          <w:rPr>
            <w:rFonts w:ascii="Times New Roman" w:hAnsi="Times New Roman" w:cs="Times New Roman" w:hint="eastAsia"/>
          </w:rPr>
          <w:delText xml:space="preserve">ures 8 and 9 </w:delText>
        </w:r>
        <w:r w:rsidR="00681E14" w:rsidRPr="007341C2" w:rsidDel="00AB5E9D">
          <w:rPr>
            <w:rFonts w:ascii="Times New Roman" w:hAnsi="Times New Roman" w:cs="Times New Roman" w:hint="eastAsia"/>
          </w:rPr>
          <w:delText xml:space="preserve">show </w:delText>
        </w:r>
        <w:r w:rsidR="0033637C" w:rsidRPr="007341C2" w:rsidDel="00AB5E9D">
          <w:rPr>
            <w:rFonts w:ascii="Times New Roman" w:hAnsi="Times New Roman" w:cs="Times New Roman"/>
          </w:rPr>
          <w:delText xml:space="preserve">the </w:delText>
        </w:r>
        <w:r w:rsidR="00681E14" w:rsidRPr="007341C2" w:rsidDel="00AB5E9D">
          <w:rPr>
            <w:rFonts w:ascii="Times New Roman" w:hAnsi="Times New Roman" w:cs="Times New Roman" w:hint="eastAsia"/>
          </w:rPr>
          <w:delText>experiment results about the predict</w:delText>
        </w:r>
        <w:r w:rsidR="0009520B" w:rsidRPr="007341C2" w:rsidDel="00AB5E9D">
          <w:rPr>
            <w:rFonts w:ascii="Times New Roman" w:hAnsi="Times New Roman" w:cs="Times New Roman" w:hint="eastAsia"/>
          </w:rPr>
          <w:delText>ing</w:delText>
        </w:r>
        <w:r w:rsidR="00681E14" w:rsidRPr="007341C2" w:rsidDel="00AB5E9D">
          <w:rPr>
            <w:rFonts w:ascii="Times New Roman" w:hAnsi="Times New Roman" w:cs="Times New Roman" w:hint="eastAsia"/>
          </w:rPr>
          <w:delText xml:space="preserve"> and </w:delText>
        </w:r>
        <w:r w:rsidR="0033637C" w:rsidRPr="007341C2" w:rsidDel="00AB5E9D">
          <w:rPr>
            <w:rFonts w:ascii="Times New Roman" w:hAnsi="Times New Roman" w:cs="Times New Roman"/>
          </w:rPr>
          <w:delText xml:space="preserve">actual </w:delText>
        </w:r>
        <w:r w:rsidRPr="007341C2" w:rsidDel="00AB5E9D">
          <w:rPr>
            <w:rFonts w:ascii="Times New Roman" w:hAnsi="Times New Roman" w:cs="Times New Roman"/>
          </w:rPr>
          <w:delText xml:space="preserve">travel time </w:delText>
        </w:r>
        <w:r w:rsidR="00681E14" w:rsidRPr="007341C2" w:rsidDel="00AB5E9D">
          <w:rPr>
            <w:rFonts w:ascii="Times New Roman" w:hAnsi="Times New Roman" w:cs="Times New Roman" w:hint="eastAsia"/>
          </w:rPr>
          <w:delText>of each route</w:delText>
        </w:r>
        <w:r w:rsidR="00596373" w:rsidRPr="007341C2" w:rsidDel="00AB5E9D">
          <w:rPr>
            <w:rFonts w:ascii="Times New Roman" w:hAnsi="Times New Roman" w:cs="Times New Roman" w:hint="eastAsia"/>
          </w:rPr>
          <w:delText xml:space="preserve"> </w:delText>
        </w:r>
        <w:r w:rsidR="00681E14" w:rsidRPr="007341C2" w:rsidDel="00AB5E9D">
          <w:rPr>
            <w:rFonts w:ascii="Times New Roman" w:hAnsi="Times New Roman" w:cs="Times New Roman" w:hint="eastAsia"/>
          </w:rPr>
          <w:delText xml:space="preserve">for the two time slots from </w:delText>
        </w:r>
        <w:r w:rsidRPr="007341C2" w:rsidDel="00AB5E9D">
          <w:rPr>
            <w:rFonts w:ascii="Times New Roman" w:hAnsi="Times New Roman" w:cs="Times New Roman"/>
          </w:rPr>
          <w:delText xml:space="preserve">AM </w:delText>
        </w:r>
        <w:r w:rsidR="00681E14" w:rsidRPr="007341C2" w:rsidDel="00AB5E9D">
          <w:rPr>
            <w:rFonts w:ascii="Times New Roman" w:hAnsi="Times New Roman" w:cs="Times New Roman" w:hint="eastAsia"/>
          </w:rPr>
          <w:delText xml:space="preserve">0900 </w:delText>
        </w:r>
        <w:r w:rsidRPr="007341C2" w:rsidDel="00AB5E9D">
          <w:rPr>
            <w:rFonts w:ascii="Times New Roman" w:hAnsi="Times New Roman" w:cs="Times New Roman"/>
          </w:rPr>
          <w:delText>to A</w:delText>
        </w:r>
        <w:r w:rsidRPr="007341C2" w:rsidDel="00AB5E9D">
          <w:rPr>
            <w:rFonts w:ascii="Times New Roman" w:hAnsi="Times New Roman" w:cs="Times New Roman" w:hint="eastAsia"/>
          </w:rPr>
          <w:delText>M</w:delText>
        </w:r>
        <w:r w:rsidRPr="007341C2" w:rsidDel="00AB5E9D">
          <w:rPr>
            <w:rFonts w:ascii="Times New Roman" w:hAnsi="Times New Roman" w:cs="Times New Roman"/>
          </w:rPr>
          <w:delText xml:space="preserve"> </w:delText>
        </w:r>
        <w:r w:rsidR="00681E14" w:rsidRPr="007341C2" w:rsidDel="00AB5E9D">
          <w:rPr>
            <w:rFonts w:ascii="Times New Roman" w:hAnsi="Times New Roman" w:cs="Times New Roman" w:hint="eastAsia"/>
          </w:rPr>
          <w:delText>1000 and from PM1700 to PM1800 in the duration fr</w:delText>
        </w:r>
        <w:r w:rsidRPr="007341C2" w:rsidDel="00AB5E9D">
          <w:rPr>
            <w:rFonts w:ascii="Times New Roman" w:hAnsi="Times New Roman" w:cs="Times New Roman"/>
          </w:rPr>
          <w:delText xml:space="preserve">om </w:delText>
        </w:r>
        <w:r w:rsidR="00681E14" w:rsidRPr="007341C2" w:rsidDel="00AB5E9D">
          <w:rPr>
            <w:rFonts w:ascii="Times New Roman" w:hAnsi="Times New Roman" w:cs="Times New Roman" w:hint="eastAsia"/>
          </w:rPr>
          <w:delText xml:space="preserve">the date </w:delText>
        </w:r>
        <w:r w:rsidRPr="007341C2" w:rsidDel="00AB5E9D">
          <w:rPr>
            <w:rFonts w:ascii="Times New Roman" w:hAnsi="Times New Roman" w:cs="Times New Roman"/>
          </w:rPr>
          <w:delText xml:space="preserve">2016-10-18 to </w:delText>
        </w:r>
        <w:r w:rsidR="00681E14" w:rsidRPr="007341C2" w:rsidDel="00AB5E9D">
          <w:rPr>
            <w:rFonts w:ascii="Times New Roman" w:hAnsi="Times New Roman" w:cs="Times New Roman" w:hint="eastAsia"/>
          </w:rPr>
          <w:delText xml:space="preserve">the date </w:delText>
        </w:r>
        <w:r w:rsidRPr="007341C2" w:rsidDel="00AB5E9D">
          <w:rPr>
            <w:rFonts w:ascii="Times New Roman" w:hAnsi="Times New Roman" w:cs="Times New Roman"/>
          </w:rPr>
          <w:delText>2016-10-24</w:delText>
        </w:r>
        <w:r w:rsidR="00681E14" w:rsidRPr="007341C2" w:rsidDel="00AB5E9D">
          <w:rPr>
            <w:rFonts w:ascii="Times New Roman" w:hAnsi="Times New Roman" w:cs="Times New Roman" w:hint="eastAsia"/>
          </w:rPr>
          <w:delText xml:space="preserve">. </w:delText>
        </w:r>
        <w:r w:rsidR="00596373" w:rsidRPr="007341C2" w:rsidDel="00AB5E9D">
          <w:rPr>
            <w:rFonts w:ascii="Times New Roman" w:hAnsi="Times New Roman" w:cs="Times New Roman" w:hint="eastAsia"/>
          </w:rPr>
          <w:delText xml:space="preserve">In the two figures, the </w:delText>
        </w:r>
        <w:r w:rsidR="00596373" w:rsidRPr="007341C2" w:rsidDel="00AB5E9D">
          <w:rPr>
            <w:rFonts w:ascii="Times New Roman" w:hAnsi="Times New Roman" w:cs="Times New Roman"/>
          </w:rPr>
          <w:delText>actual</w:delText>
        </w:r>
        <w:r w:rsidR="00596373" w:rsidRPr="007341C2" w:rsidDel="00AB5E9D">
          <w:rPr>
            <w:rFonts w:ascii="Times New Roman" w:hAnsi="Times New Roman" w:cs="Times New Roman" w:hint="eastAsia"/>
          </w:rPr>
          <w:delText xml:space="preserve"> travel time is drawn in blue, and the predict</w:delText>
        </w:r>
        <w:r w:rsidR="0009520B" w:rsidRPr="007341C2" w:rsidDel="00AB5E9D">
          <w:rPr>
            <w:rFonts w:ascii="Times New Roman" w:hAnsi="Times New Roman" w:cs="Times New Roman" w:hint="eastAsia"/>
          </w:rPr>
          <w:delText>ing</w:delText>
        </w:r>
        <w:r w:rsidR="00596373" w:rsidRPr="007341C2" w:rsidDel="00AB5E9D">
          <w:rPr>
            <w:rFonts w:ascii="Times New Roman" w:hAnsi="Times New Roman" w:cs="Times New Roman" w:hint="eastAsia"/>
          </w:rPr>
          <w:delText xml:space="preserve"> travel time </w:delText>
        </w:r>
        <w:r w:rsidR="00C47C30" w:rsidRPr="007341C2" w:rsidDel="00AB5E9D">
          <w:rPr>
            <w:rFonts w:ascii="Times New Roman" w:hAnsi="Times New Roman" w:cs="Times New Roman" w:hint="eastAsia"/>
          </w:rPr>
          <w:delText xml:space="preserve">under </w:delText>
        </w:r>
        <w:r w:rsidR="00596373" w:rsidRPr="007341C2" w:rsidDel="00AB5E9D">
          <w:rPr>
            <w:rFonts w:ascii="Times New Roman" w:hAnsi="Times New Roman" w:cs="Times New Roman" w:hint="eastAsia"/>
          </w:rPr>
          <w:delText>different feature sets is draw in other color</w:delText>
        </w:r>
        <w:r w:rsidR="0009520B" w:rsidRPr="007341C2" w:rsidDel="00AB5E9D">
          <w:rPr>
            <w:rFonts w:ascii="Times New Roman" w:hAnsi="Times New Roman" w:cs="Times New Roman" w:hint="eastAsia"/>
          </w:rPr>
          <w:delText>s</w:delText>
        </w:r>
        <w:r w:rsidR="00596373" w:rsidRPr="007341C2" w:rsidDel="00AB5E9D">
          <w:rPr>
            <w:rFonts w:ascii="Times New Roman" w:hAnsi="Times New Roman" w:cs="Times New Roman" w:hint="eastAsia"/>
          </w:rPr>
          <w:delText xml:space="preserve">. We can see that the </w:delText>
        </w:r>
        <w:r w:rsidR="00596373" w:rsidRPr="007341C2" w:rsidDel="00AB5E9D">
          <w:rPr>
            <w:rFonts w:ascii="Times New Roman" w:hAnsi="Times New Roman" w:cs="Times New Roman"/>
          </w:rPr>
          <w:delText>actual</w:delText>
        </w:r>
        <w:r w:rsidR="00596373" w:rsidRPr="007341C2" w:rsidDel="00AB5E9D">
          <w:rPr>
            <w:rFonts w:ascii="Times New Roman" w:hAnsi="Times New Roman" w:cs="Times New Roman" w:hint="eastAsia"/>
          </w:rPr>
          <w:delText xml:space="preserve"> travel time is in zigzag line</w:delText>
        </w:r>
        <w:r w:rsidR="0009520B" w:rsidRPr="007341C2" w:rsidDel="00AB5E9D">
          <w:rPr>
            <w:rFonts w:ascii="Times New Roman" w:hAnsi="Times New Roman" w:cs="Times New Roman" w:hint="eastAsia"/>
          </w:rPr>
          <w:delText xml:space="preserve">. </w:delText>
        </w:r>
        <w:r w:rsidR="004F456B" w:rsidDel="00AB5E9D">
          <w:rPr>
            <w:rFonts w:ascii="Times New Roman" w:hAnsi="Times New Roman" w:cs="Times New Roman" w:hint="eastAsia"/>
          </w:rPr>
          <w:delText xml:space="preserve">We guess </w:delText>
        </w:r>
        <w:r w:rsidR="0009520B" w:rsidRPr="007341C2" w:rsidDel="00AB5E9D">
          <w:rPr>
            <w:rFonts w:ascii="Times New Roman" w:hAnsi="Times New Roman" w:cs="Times New Roman" w:hint="eastAsia"/>
          </w:rPr>
          <w:delText xml:space="preserve">that </w:delText>
        </w:r>
        <w:r w:rsidR="00596373" w:rsidRPr="007341C2" w:rsidDel="00AB5E9D">
          <w:rPr>
            <w:rFonts w:ascii="Times New Roman" w:hAnsi="Times New Roman" w:cs="Times New Roman" w:hint="eastAsia"/>
          </w:rPr>
          <w:delText xml:space="preserve">he traffic condition </w:delText>
        </w:r>
        <w:r w:rsidR="0009520B" w:rsidRPr="007341C2" w:rsidDel="00AB5E9D">
          <w:rPr>
            <w:rFonts w:ascii="Times New Roman" w:hAnsi="Times New Roman" w:cs="Times New Roman" w:hint="eastAsia"/>
          </w:rPr>
          <w:delText xml:space="preserve">varied since of </w:delText>
        </w:r>
        <w:r w:rsidR="00596373" w:rsidRPr="007341C2" w:rsidDel="00AB5E9D">
          <w:rPr>
            <w:rFonts w:ascii="Times New Roman" w:hAnsi="Times New Roman" w:cs="Times New Roman" w:hint="eastAsia"/>
          </w:rPr>
          <w:delText>ma</w:delText>
        </w:r>
        <w:r w:rsidR="0009520B" w:rsidRPr="007341C2" w:rsidDel="00AB5E9D">
          <w:rPr>
            <w:rFonts w:ascii="Times New Roman" w:hAnsi="Times New Roman" w:cs="Times New Roman" w:hint="eastAsia"/>
          </w:rPr>
          <w:delText xml:space="preserve">ny </w:delText>
        </w:r>
        <w:r w:rsidR="00596373" w:rsidRPr="007341C2" w:rsidDel="00AB5E9D">
          <w:rPr>
            <w:rFonts w:ascii="Times New Roman" w:hAnsi="Times New Roman" w:cs="Times New Roman" w:hint="eastAsia"/>
          </w:rPr>
          <w:delText xml:space="preserve">unknown </w:delText>
        </w:r>
        <w:r w:rsidR="0009520B" w:rsidRPr="007341C2" w:rsidDel="00AB5E9D">
          <w:rPr>
            <w:rFonts w:ascii="Times New Roman" w:hAnsi="Times New Roman" w:cs="Times New Roman" w:hint="eastAsia"/>
          </w:rPr>
          <w:delText xml:space="preserve">status, such as rush hour, holiday, rainfall, etc. </w:delText>
        </w:r>
        <w:r w:rsidR="00681E14" w:rsidRPr="007341C2" w:rsidDel="00AB5E9D">
          <w:rPr>
            <w:rFonts w:ascii="Times New Roman" w:hAnsi="Times New Roman" w:cs="Times New Roman" w:hint="eastAsia"/>
          </w:rPr>
          <w:delText xml:space="preserve">We can </w:delText>
        </w:r>
        <w:r w:rsidR="0009520B" w:rsidRPr="007341C2" w:rsidDel="00AB5E9D">
          <w:rPr>
            <w:rFonts w:ascii="Times New Roman" w:hAnsi="Times New Roman" w:cs="Times New Roman" w:hint="eastAsia"/>
          </w:rPr>
          <w:delText>also observe</w:delText>
        </w:r>
        <w:r w:rsidR="00681E14" w:rsidRPr="007341C2" w:rsidDel="00AB5E9D">
          <w:rPr>
            <w:rFonts w:ascii="Times New Roman" w:hAnsi="Times New Roman" w:cs="Times New Roman" w:hint="eastAsia"/>
          </w:rPr>
          <w:delText xml:space="preserve"> that if </w:delText>
        </w:r>
        <w:r w:rsidR="00FA4152" w:rsidRPr="007341C2" w:rsidDel="00AB5E9D">
          <w:rPr>
            <w:rFonts w:ascii="Times New Roman" w:hAnsi="Times New Roman" w:cs="Times New Roman"/>
          </w:rPr>
          <w:delText xml:space="preserve">the </w:delText>
        </w:r>
        <w:r w:rsidR="00681E14" w:rsidRPr="007341C2" w:rsidDel="00AB5E9D">
          <w:rPr>
            <w:rFonts w:ascii="Times New Roman" w:hAnsi="Times New Roman" w:cs="Times New Roman" w:hint="eastAsia"/>
          </w:rPr>
          <w:delText xml:space="preserve">feature of </w:delText>
        </w:r>
        <w:r w:rsidR="00FA4152" w:rsidRPr="007341C2" w:rsidDel="00AB5E9D">
          <w:rPr>
            <w:rFonts w:ascii="Times New Roman" w:hAnsi="Times New Roman" w:cs="Times New Roman"/>
          </w:rPr>
          <w:delText xml:space="preserve">average travel time </w:delText>
        </w:r>
        <w:r w:rsidR="00681E14" w:rsidRPr="007341C2" w:rsidDel="00AB5E9D">
          <w:rPr>
            <w:rFonts w:ascii="Times New Roman" w:hAnsi="Times New Roman" w:cs="Times New Roman" w:hint="eastAsia"/>
          </w:rPr>
          <w:delText xml:space="preserve">is exclusive </w:delText>
        </w:r>
        <w:r w:rsidR="006D50B3" w:rsidRPr="007341C2" w:rsidDel="00AB5E9D">
          <w:rPr>
            <w:rFonts w:ascii="Times New Roman" w:hAnsi="Times New Roman" w:cs="Times New Roman"/>
          </w:rPr>
          <w:delText>(</w:delText>
        </w:r>
        <w:r w:rsidR="00596373" w:rsidRPr="007341C2" w:rsidDel="00AB5E9D">
          <w:rPr>
            <w:rFonts w:ascii="Times New Roman" w:hAnsi="Times New Roman" w:cs="Times New Roman" w:hint="eastAsia"/>
          </w:rPr>
          <w:delText xml:space="preserve">i.e., </w:delText>
        </w:r>
        <w:r w:rsidR="00FA4152" w:rsidRPr="007341C2" w:rsidDel="00AB5E9D">
          <w:rPr>
            <w:rFonts w:ascii="Times New Roman" w:hAnsi="Times New Roman" w:cs="Times New Roman"/>
          </w:rPr>
          <w:delText>experiment</w:delText>
        </w:r>
        <w:r w:rsidR="00596373" w:rsidRPr="007341C2" w:rsidDel="00AB5E9D">
          <w:rPr>
            <w:rFonts w:ascii="Times New Roman" w:hAnsi="Times New Roman" w:cs="Times New Roman" w:hint="eastAsia"/>
          </w:rPr>
          <w:delText xml:space="preserve"> no. is No. </w:delText>
        </w:r>
        <w:r w:rsidR="00FA4152" w:rsidRPr="007341C2" w:rsidDel="00AB5E9D">
          <w:rPr>
            <w:rFonts w:ascii="Times New Roman" w:hAnsi="Times New Roman" w:cs="Times New Roman"/>
          </w:rPr>
          <w:delText>1.2</w:delText>
        </w:r>
        <w:r w:rsidR="006D50B3" w:rsidRPr="007341C2" w:rsidDel="00AB5E9D">
          <w:rPr>
            <w:rFonts w:ascii="Times New Roman" w:hAnsi="Times New Roman" w:cs="Times New Roman"/>
          </w:rPr>
          <w:delText>)</w:delText>
        </w:r>
        <w:r w:rsidR="00FA4152" w:rsidRPr="007341C2" w:rsidDel="00AB5E9D">
          <w:rPr>
            <w:rFonts w:ascii="Times New Roman" w:hAnsi="Times New Roman" w:cs="Times New Roman"/>
          </w:rPr>
          <w:delText xml:space="preserve">, </w:delText>
        </w:r>
        <w:r w:rsidR="00596373" w:rsidRPr="007341C2" w:rsidDel="00AB5E9D">
          <w:rPr>
            <w:rFonts w:ascii="Times New Roman" w:hAnsi="Times New Roman" w:cs="Times New Roman" w:hint="eastAsia"/>
          </w:rPr>
          <w:delText xml:space="preserve">its </w:delText>
        </w:r>
        <w:r w:rsidR="00FC3865" w:rsidRPr="007341C2" w:rsidDel="00AB5E9D">
          <w:rPr>
            <w:rFonts w:ascii="Times New Roman" w:hAnsi="Times New Roman" w:cs="Times New Roman"/>
          </w:rPr>
          <w:delText>predict</w:delText>
        </w:r>
        <w:r w:rsidR="0009520B" w:rsidRPr="007341C2" w:rsidDel="00AB5E9D">
          <w:rPr>
            <w:rFonts w:ascii="Times New Roman" w:hAnsi="Times New Roman" w:cs="Times New Roman" w:hint="eastAsia"/>
          </w:rPr>
          <w:delText>ing</w:delText>
        </w:r>
        <w:r w:rsidR="00C41A38" w:rsidRPr="007341C2" w:rsidDel="00AB5E9D">
          <w:rPr>
            <w:rFonts w:ascii="Times New Roman" w:hAnsi="Times New Roman" w:cs="Times New Roman"/>
          </w:rPr>
          <w:delText xml:space="preserve"> travel time </w:delText>
        </w:r>
        <w:r w:rsidR="0009520B" w:rsidRPr="007341C2" w:rsidDel="00AB5E9D">
          <w:rPr>
            <w:rFonts w:ascii="Times New Roman" w:hAnsi="Times New Roman" w:cs="Times New Roman" w:hint="eastAsia"/>
          </w:rPr>
          <w:delText xml:space="preserve">is worse than that of all other </w:delText>
        </w:r>
        <w:r w:rsidR="00596373" w:rsidRPr="007341C2" w:rsidDel="00AB5E9D">
          <w:rPr>
            <w:rFonts w:ascii="Times New Roman" w:hAnsi="Times New Roman" w:cs="Times New Roman" w:hint="eastAsia"/>
          </w:rPr>
          <w:delText xml:space="preserve">experiments. </w:delText>
        </w:r>
        <w:r w:rsidR="009651D7" w:rsidRPr="007341C2" w:rsidDel="00AB5E9D">
          <w:rPr>
            <w:rFonts w:ascii="Times New Roman" w:hAnsi="Times New Roman" w:cs="Times New Roman"/>
          </w:rPr>
          <w:delText>It</w:delText>
        </w:r>
        <w:r w:rsidR="008F6C05" w:rsidRPr="007341C2" w:rsidDel="00AB5E9D">
          <w:rPr>
            <w:rFonts w:ascii="Times New Roman" w:hAnsi="Times New Roman" w:cs="Times New Roman"/>
          </w:rPr>
          <w:delText xml:space="preserve"> is reasonable </w:delText>
        </w:r>
        <w:r w:rsidR="0009520B" w:rsidRPr="007341C2" w:rsidDel="00AB5E9D">
          <w:rPr>
            <w:rFonts w:ascii="Times New Roman" w:hAnsi="Times New Roman" w:cs="Times New Roman" w:hint="eastAsia"/>
          </w:rPr>
          <w:delText xml:space="preserve">that </w:delText>
        </w:r>
        <w:r w:rsidR="008F6C05" w:rsidRPr="007341C2" w:rsidDel="00AB5E9D">
          <w:rPr>
            <w:rFonts w:ascii="Times New Roman" w:hAnsi="Times New Roman" w:cs="Times New Roman"/>
          </w:rPr>
          <w:delText xml:space="preserve">because </w:delText>
        </w:r>
        <w:r w:rsidR="0068192E" w:rsidRPr="007341C2" w:rsidDel="00AB5E9D">
          <w:rPr>
            <w:rFonts w:ascii="Times New Roman" w:hAnsi="Times New Roman" w:cs="Times New Roman"/>
          </w:rPr>
          <w:delText xml:space="preserve">current travel time is </w:delText>
        </w:r>
        <w:r w:rsidR="0009520B" w:rsidRPr="007341C2" w:rsidDel="00AB5E9D">
          <w:rPr>
            <w:rFonts w:ascii="Times New Roman" w:hAnsi="Times New Roman" w:cs="Times New Roman" w:hint="eastAsia"/>
          </w:rPr>
          <w:delText xml:space="preserve">mainly </w:delText>
        </w:r>
        <w:r w:rsidR="0068192E" w:rsidRPr="007341C2" w:rsidDel="00AB5E9D">
          <w:rPr>
            <w:rFonts w:ascii="Times New Roman" w:hAnsi="Times New Roman" w:cs="Times New Roman"/>
          </w:rPr>
          <w:delText xml:space="preserve">correlated to the </w:delText>
        </w:r>
        <w:r w:rsidR="0009520B" w:rsidRPr="007341C2" w:rsidDel="00AB5E9D">
          <w:rPr>
            <w:rFonts w:ascii="Times New Roman" w:hAnsi="Times New Roman" w:cs="Times New Roman" w:hint="eastAsia"/>
          </w:rPr>
          <w:delText xml:space="preserve">historical average </w:delText>
        </w:r>
        <w:r w:rsidR="0068192E" w:rsidRPr="007341C2" w:rsidDel="00AB5E9D">
          <w:rPr>
            <w:rFonts w:ascii="Times New Roman" w:hAnsi="Times New Roman" w:cs="Times New Roman"/>
          </w:rPr>
          <w:delText>travel time</w:delText>
        </w:r>
        <w:r w:rsidR="0009520B" w:rsidRPr="007341C2" w:rsidDel="00AB5E9D">
          <w:rPr>
            <w:rFonts w:ascii="Times New Roman" w:hAnsi="Times New Roman" w:cs="Times New Roman" w:hint="eastAsia"/>
          </w:rPr>
          <w:delText xml:space="preserve"> rather than other features, like holiday, rainfall, etc</w:delText>
        </w:r>
        <w:r w:rsidR="0068192E" w:rsidRPr="007341C2" w:rsidDel="00AB5E9D">
          <w:rPr>
            <w:rFonts w:ascii="Times New Roman" w:hAnsi="Times New Roman" w:cs="Times New Roman"/>
          </w:rPr>
          <w:delText>.</w:delText>
        </w:r>
        <w:r w:rsidR="00F657B2" w:rsidRPr="007341C2" w:rsidDel="00AB5E9D">
          <w:rPr>
            <w:rFonts w:ascii="Times New Roman" w:hAnsi="Times New Roman" w:cs="Times New Roman"/>
          </w:rPr>
          <w:delText xml:space="preserve"> </w:delText>
        </w:r>
        <w:r w:rsidR="0009520B" w:rsidRPr="007341C2" w:rsidDel="00AB5E9D">
          <w:rPr>
            <w:rFonts w:ascii="Times New Roman" w:hAnsi="Times New Roman" w:cs="Times New Roman" w:hint="eastAsia"/>
          </w:rPr>
          <w:delText xml:space="preserve">On the contrary, </w:delText>
        </w:r>
        <w:r w:rsidR="00F657B2" w:rsidRPr="007341C2" w:rsidDel="00AB5E9D">
          <w:rPr>
            <w:rFonts w:ascii="Times New Roman" w:hAnsi="Times New Roman" w:cs="Times New Roman"/>
          </w:rPr>
          <w:delText xml:space="preserve">we observe that </w:delText>
        </w:r>
        <w:r w:rsidR="00C47C30" w:rsidRPr="007341C2" w:rsidDel="00AB5E9D">
          <w:rPr>
            <w:rFonts w:ascii="Times New Roman" w:hAnsi="Times New Roman" w:cs="Times New Roman" w:hint="eastAsia"/>
          </w:rPr>
          <w:delText xml:space="preserve">the results of </w:delText>
        </w:r>
        <w:r w:rsidR="00F657B2" w:rsidRPr="007341C2" w:rsidDel="00AB5E9D">
          <w:rPr>
            <w:rFonts w:ascii="Times New Roman" w:hAnsi="Times New Roman" w:cs="Times New Roman"/>
          </w:rPr>
          <w:delText xml:space="preserve">the </w:delText>
        </w:r>
        <w:r w:rsidR="00C47C30" w:rsidRPr="007341C2" w:rsidDel="00AB5E9D">
          <w:rPr>
            <w:rFonts w:ascii="Times New Roman" w:hAnsi="Times New Roman" w:cs="Times New Roman" w:hint="eastAsia"/>
          </w:rPr>
          <w:delText xml:space="preserve">experiment exclusive </w:delText>
        </w:r>
        <w:r w:rsidR="00F657B2" w:rsidRPr="007341C2" w:rsidDel="00AB5E9D">
          <w:rPr>
            <w:rFonts w:ascii="Times New Roman" w:hAnsi="Times New Roman" w:cs="Times New Roman"/>
          </w:rPr>
          <w:delText xml:space="preserve">minute slot </w:delText>
        </w:r>
        <w:r w:rsidR="00C47C30" w:rsidRPr="007341C2" w:rsidDel="00AB5E9D">
          <w:rPr>
            <w:rFonts w:ascii="Times New Roman" w:hAnsi="Times New Roman" w:cs="Times New Roman" w:hint="eastAsia"/>
          </w:rPr>
          <w:delText xml:space="preserve">have the highest accuracy. </w:delText>
        </w:r>
        <w:r w:rsidR="0009520B" w:rsidRPr="007341C2" w:rsidDel="00AB5E9D">
          <w:rPr>
            <w:rFonts w:ascii="Times New Roman" w:hAnsi="Times New Roman" w:cs="Times New Roman" w:hint="eastAsia"/>
          </w:rPr>
          <w:delText>The minute slot is to split the granularity of time slot from an hour to</w:delText>
        </w:r>
        <w:r w:rsidR="0009520B" w:rsidDel="00AB5E9D">
          <w:rPr>
            <w:rFonts w:ascii="Times New Roman" w:hAnsi="Times New Roman" w:cs="Times New Roman" w:hint="eastAsia"/>
          </w:rPr>
          <w:delText xml:space="preserve"> 5 minutes. We expect the predicting results should have higher precision. The results match our expectation that the smaller the </w:delText>
        </w:r>
        <w:r w:rsidR="0009520B" w:rsidDel="00AB5E9D">
          <w:rPr>
            <w:rFonts w:ascii="Times New Roman" w:hAnsi="Times New Roman" w:cs="Times New Roman"/>
          </w:rPr>
          <w:delText>granularly</w:delText>
        </w:r>
        <w:r w:rsidR="0009520B" w:rsidDel="00AB5E9D">
          <w:rPr>
            <w:rFonts w:ascii="Times New Roman" w:hAnsi="Times New Roman" w:cs="Times New Roman" w:hint="eastAsia"/>
          </w:rPr>
          <w:delText xml:space="preserve"> of the time slot, the </w:delText>
        </w:r>
        <w:r w:rsidR="0009520B" w:rsidDel="00AB5E9D">
          <w:rPr>
            <w:rFonts w:ascii="Times New Roman" w:hAnsi="Times New Roman" w:cs="Times New Roman"/>
          </w:rPr>
          <w:delText>higher</w:delText>
        </w:r>
        <w:r w:rsidR="0009520B" w:rsidDel="00AB5E9D">
          <w:rPr>
            <w:rFonts w:ascii="Times New Roman" w:hAnsi="Times New Roman" w:cs="Times New Roman" w:hint="eastAsia"/>
          </w:rPr>
          <w:delText xml:space="preserve"> precision the predicting results. Note that the </w:delText>
        </w:r>
        <w:r w:rsidR="009949D6" w:rsidDel="00AB5E9D">
          <w:rPr>
            <w:rFonts w:ascii="Times New Roman" w:hAnsi="Times New Roman" w:cs="Times New Roman" w:hint="eastAsia"/>
          </w:rPr>
          <w:delText xml:space="preserve">above statement is valid under the condition that the training data set should be sufficient for each smaller granularity of time slots. </w:delText>
        </w:r>
      </w:del>
    </w:p>
    <w:p w:rsidR="00F657B2" w:rsidRPr="00BA2915" w:rsidDel="00AB5E9D" w:rsidRDefault="00F657B2">
      <w:pPr>
        <w:ind w:left="360"/>
        <w:jc w:val="both"/>
        <w:rPr>
          <w:del w:id="308" w:author="ASUS" w:date="2018-06-06T12:12:00Z"/>
          <w:rFonts w:ascii="Times New Roman" w:hAnsi="Times New Roman" w:cs="Times New Roman"/>
        </w:rPr>
        <w:pPrChange w:id="309" w:author="ASUS" w:date="2018-06-06T12:12:00Z">
          <w:pPr>
            <w:widowControl/>
            <w:jc w:val="both"/>
          </w:pPr>
        </w:pPrChange>
      </w:pPr>
    </w:p>
    <w:tbl>
      <w:tblPr>
        <w:tblStyle w:val="TableGrid"/>
        <w:tblW w:w="0" w:type="auto"/>
        <w:jc w:val="center"/>
        <w:tblLook w:val="04A0" w:firstRow="1" w:lastRow="0" w:firstColumn="1" w:lastColumn="0" w:noHBand="0" w:noVBand="1"/>
      </w:tblPr>
      <w:tblGrid>
        <w:gridCol w:w="4297"/>
        <w:gridCol w:w="4297"/>
      </w:tblGrid>
      <w:tr w:rsidR="00CF5ACA" w:rsidRPr="00BA2915" w:rsidDel="00AB5E9D" w:rsidTr="00A92C7D">
        <w:trPr>
          <w:jc w:val="center"/>
          <w:del w:id="310" w:author="ASUS" w:date="2018-06-06T12:12:00Z"/>
        </w:trPr>
        <w:tc>
          <w:tcPr>
            <w:tcW w:w="4148" w:type="dxa"/>
          </w:tcPr>
          <w:p w:rsidR="00CF5ACA" w:rsidRPr="00BA2915" w:rsidDel="00AB5E9D" w:rsidRDefault="00A92C7D">
            <w:pPr>
              <w:ind w:left="360"/>
              <w:jc w:val="both"/>
              <w:rPr>
                <w:del w:id="311" w:author="ASUS" w:date="2018-06-06T12:12:00Z"/>
                <w:rFonts w:ascii="Times New Roman" w:hAnsi="Times New Roman" w:cs="Times New Roman"/>
              </w:rPr>
              <w:pPrChange w:id="312" w:author="ASUS" w:date="2018-06-06T12:12:00Z">
                <w:pPr>
                  <w:widowControl/>
                  <w:jc w:val="both"/>
                </w:pPr>
              </w:pPrChange>
            </w:pPr>
            <w:del w:id="313" w:author="ASUS" w:date="2018-06-06T12:12:00Z">
              <w:r w:rsidRPr="00BA2915" w:rsidDel="00AB5E9D">
                <w:rPr>
                  <w:rFonts w:ascii="Times New Roman" w:hAnsi="Times New Roman" w:cs="Times New Roman"/>
                  <w:noProof/>
                </w:rPr>
                <w:drawing>
                  <wp:inline distT="0" distB="0" distL="0" distR="0" wp14:anchorId="2BE304CD" wp14:editId="3F3BEBDD">
                    <wp:extent cx="2592000" cy="1555200"/>
                    <wp:effectExtent l="0" t="0" r="0" b="6985"/>
                    <wp:docPr id="20" name="圖片 20" descr="C:\Users\InfiniteWing\Desktop\KDD-2017-Travel-Time-Prediction\Experiment A-2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InfiniteWing\Desktop\KDD-2017-Travel-Time-Prediction\Experiment A-2 (MAP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vAlign w:val="center"/>
          </w:tcPr>
          <w:p w:rsidR="00CF5ACA" w:rsidRPr="00BA2915" w:rsidDel="00AB5E9D" w:rsidRDefault="00A92C7D">
            <w:pPr>
              <w:ind w:left="360"/>
              <w:jc w:val="both"/>
              <w:rPr>
                <w:del w:id="314" w:author="ASUS" w:date="2018-06-06T12:12:00Z"/>
                <w:rFonts w:ascii="Times New Roman" w:hAnsi="Times New Roman" w:cs="Times New Roman"/>
              </w:rPr>
              <w:pPrChange w:id="315" w:author="ASUS" w:date="2018-06-06T12:12:00Z">
                <w:pPr>
                  <w:widowControl/>
                  <w:jc w:val="both"/>
                </w:pPr>
              </w:pPrChange>
            </w:pPr>
            <w:del w:id="316" w:author="ASUS" w:date="2018-06-06T12:12:00Z">
              <w:r w:rsidRPr="00BA2915" w:rsidDel="00AB5E9D">
                <w:rPr>
                  <w:rFonts w:ascii="Times New Roman" w:hAnsi="Times New Roman" w:cs="Times New Roman"/>
                  <w:noProof/>
                </w:rPr>
                <w:drawing>
                  <wp:inline distT="0" distB="0" distL="0" distR="0" wp14:anchorId="78D458C5" wp14:editId="055E7575">
                    <wp:extent cx="2592000" cy="1555200"/>
                    <wp:effectExtent l="0" t="0" r="0" b="6985"/>
                    <wp:docPr id="22" name="圖片 22" descr="C:\Users\InfiniteWing\Desktop\KDD-2017-Travel-Time-Prediction\Experiment A-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InfiniteWing\Desktop\KDD-2017-Travel-Time-Prediction\Experiment A-3 (MAP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r w:rsidR="00CF5ACA" w:rsidRPr="00BA2915" w:rsidDel="00AB5E9D" w:rsidTr="00A92C7D">
        <w:trPr>
          <w:jc w:val="center"/>
          <w:del w:id="317" w:author="ASUS" w:date="2018-06-06T12:12:00Z"/>
        </w:trPr>
        <w:tc>
          <w:tcPr>
            <w:tcW w:w="4148" w:type="dxa"/>
          </w:tcPr>
          <w:p w:rsidR="00CF5ACA" w:rsidRPr="00BA2915" w:rsidDel="00AB5E9D" w:rsidRDefault="00A92C7D">
            <w:pPr>
              <w:ind w:left="360"/>
              <w:jc w:val="both"/>
              <w:rPr>
                <w:del w:id="318" w:author="ASUS" w:date="2018-06-06T12:12:00Z"/>
                <w:rFonts w:ascii="Times New Roman" w:hAnsi="Times New Roman" w:cs="Times New Roman"/>
              </w:rPr>
              <w:pPrChange w:id="319" w:author="ASUS" w:date="2018-06-06T12:12:00Z">
                <w:pPr>
                  <w:widowControl/>
                  <w:jc w:val="both"/>
                </w:pPr>
              </w:pPrChange>
            </w:pPr>
            <w:del w:id="320" w:author="ASUS" w:date="2018-06-06T12:12:00Z">
              <w:r w:rsidRPr="00BA2915" w:rsidDel="00AB5E9D">
                <w:rPr>
                  <w:rFonts w:ascii="Times New Roman" w:hAnsi="Times New Roman" w:cs="Times New Roman"/>
                  <w:noProof/>
                </w:rPr>
                <w:drawing>
                  <wp:inline distT="0" distB="0" distL="0" distR="0" wp14:anchorId="13CCAE99" wp14:editId="2E52D3B0">
                    <wp:extent cx="2592000" cy="1555200"/>
                    <wp:effectExtent l="0" t="0" r="0" b="6985"/>
                    <wp:docPr id="23" name="圖片 23" descr="C:\Users\InfiniteWing\Desktop\KDD-2017-Travel-Time-Prediction\Experiment B-1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nfiniteWing\Desktop\KDD-2017-Travel-Time-Prediction\Experiment B-1 (MAP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tcPr>
          <w:p w:rsidR="00CF5ACA" w:rsidRPr="00BA2915" w:rsidDel="00AB5E9D" w:rsidRDefault="00A92C7D">
            <w:pPr>
              <w:ind w:left="360"/>
              <w:jc w:val="both"/>
              <w:rPr>
                <w:del w:id="321" w:author="ASUS" w:date="2018-06-06T12:12:00Z"/>
                <w:rFonts w:ascii="Times New Roman" w:hAnsi="Times New Roman" w:cs="Times New Roman"/>
              </w:rPr>
              <w:pPrChange w:id="322" w:author="ASUS" w:date="2018-06-06T12:12:00Z">
                <w:pPr>
                  <w:widowControl/>
                  <w:jc w:val="both"/>
                </w:pPr>
              </w:pPrChange>
            </w:pPr>
            <w:del w:id="323" w:author="ASUS" w:date="2018-06-06T12:12:00Z">
              <w:r w:rsidRPr="00BA2915" w:rsidDel="00AB5E9D">
                <w:rPr>
                  <w:rFonts w:ascii="Times New Roman" w:hAnsi="Times New Roman" w:cs="Times New Roman"/>
                  <w:noProof/>
                </w:rPr>
                <w:drawing>
                  <wp:inline distT="0" distB="0" distL="0" distR="0" wp14:anchorId="3A8FD1F1" wp14:editId="3A75DD92">
                    <wp:extent cx="2592000" cy="1555200"/>
                    <wp:effectExtent l="0" t="0" r="0" b="6985"/>
                    <wp:docPr id="24" name="圖片 24" descr="C:\Users\InfiniteWing\Desktop\KDD-2017-Travel-Time-Prediction\Experiment B-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InfiniteWing\Desktop\KDD-2017-Travel-Time-Prediction\Experiment B-3 (MAP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r w:rsidR="00CF5ACA" w:rsidRPr="00BA2915" w:rsidDel="00AB5E9D" w:rsidTr="00A92C7D">
        <w:trPr>
          <w:jc w:val="center"/>
          <w:del w:id="324" w:author="ASUS" w:date="2018-06-06T12:12:00Z"/>
        </w:trPr>
        <w:tc>
          <w:tcPr>
            <w:tcW w:w="4148" w:type="dxa"/>
          </w:tcPr>
          <w:p w:rsidR="00CF5ACA" w:rsidRPr="00BA2915" w:rsidDel="00AB5E9D" w:rsidRDefault="00A92C7D">
            <w:pPr>
              <w:ind w:left="360"/>
              <w:jc w:val="both"/>
              <w:rPr>
                <w:del w:id="325" w:author="ASUS" w:date="2018-06-06T12:12:00Z"/>
                <w:rFonts w:ascii="Times New Roman" w:hAnsi="Times New Roman" w:cs="Times New Roman"/>
              </w:rPr>
              <w:pPrChange w:id="326" w:author="ASUS" w:date="2018-06-06T12:12:00Z">
                <w:pPr>
                  <w:widowControl/>
                  <w:jc w:val="both"/>
                </w:pPr>
              </w:pPrChange>
            </w:pPr>
            <w:del w:id="327" w:author="ASUS" w:date="2018-06-06T12:12:00Z">
              <w:r w:rsidRPr="00BA2915" w:rsidDel="00AB5E9D">
                <w:rPr>
                  <w:rFonts w:ascii="Times New Roman" w:hAnsi="Times New Roman" w:cs="Times New Roman"/>
                  <w:noProof/>
                </w:rPr>
                <w:drawing>
                  <wp:inline distT="0" distB="0" distL="0" distR="0" wp14:anchorId="56C20DC4" wp14:editId="6D970F56">
                    <wp:extent cx="2592000" cy="1555200"/>
                    <wp:effectExtent l="0" t="0" r="0" b="6985"/>
                    <wp:docPr id="25" name="圖片 25" descr="C:\Users\InfiniteWing\Desktop\KDD-2017-Travel-Time-Prediction\Experiment C-1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InfiniteWing\Desktop\KDD-2017-Travel-Time-Prediction\Experiment C-1 (MAP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tcPr>
          <w:p w:rsidR="00CF5ACA" w:rsidRPr="00BA2915" w:rsidDel="00AB5E9D" w:rsidRDefault="00A92C7D">
            <w:pPr>
              <w:ind w:left="360"/>
              <w:jc w:val="both"/>
              <w:rPr>
                <w:del w:id="328" w:author="ASUS" w:date="2018-06-06T12:12:00Z"/>
                <w:rFonts w:ascii="Times New Roman" w:hAnsi="Times New Roman" w:cs="Times New Roman"/>
              </w:rPr>
              <w:pPrChange w:id="329" w:author="ASUS" w:date="2018-06-06T12:12:00Z">
                <w:pPr>
                  <w:widowControl/>
                  <w:jc w:val="both"/>
                </w:pPr>
              </w:pPrChange>
            </w:pPr>
            <w:del w:id="330" w:author="ASUS" w:date="2018-06-06T12:12:00Z">
              <w:r w:rsidRPr="00BA2915" w:rsidDel="00AB5E9D">
                <w:rPr>
                  <w:rFonts w:ascii="Times New Roman" w:hAnsi="Times New Roman" w:cs="Times New Roman"/>
                  <w:noProof/>
                </w:rPr>
                <w:drawing>
                  <wp:inline distT="0" distB="0" distL="0" distR="0" wp14:anchorId="57344F1A" wp14:editId="0CCB71D7">
                    <wp:extent cx="2592000" cy="1555200"/>
                    <wp:effectExtent l="0" t="0" r="0" b="6985"/>
                    <wp:docPr id="26" name="圖片 26" descr="C:\Users\InfiniteWing\Desktop\KDD-2017-Travel-Time-Prediction\Experiment C-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nfiniteWing\Desktop\KDD-2017-Travel-Time-Prediction\Experiment C-3 (MAP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bl>
    <w:p w:rsidR="00966245" w:rsidRPr="002C02BD" w:rsidDel="00AB5E9D" w:rsidRDefault="004A16F3">
      <w:pPr>
        <w:pStyle w:val="Caption"/>
        <w:ind w:left="360"/>
        <w:jc w:val="both"/>
        <w:rPr>
          <w:del w:id="331" w:author="ASUS" w:date="2018-06-06T12:12:00Z"/>
          <w:rFonts w:ascii="Times New Roman" w:hAnsi="Times New Roman" w:cs="Times New Roman"/>
          <w:sz w:val="24"/>
          <w:szCs w:val="24"/>
        </w:rPr>
        <w:pPrChange w:id="332" w:author="ASUS" w:date="2018-06-06T12:12:00Z">
          <w:pPr>
            <w:pStyle w:val="Caption"/>
            <w:jc w:val="both"/>
          </w:pPr>
        </w:pPrChange>
      </w:pPr>
      <w:bookmarkStart w:id="333" w:name="_Toc502054272"/>
      <w:bookmarkStart w:id="334" w:name="_Toc502054335"/>
      <w:del w:id="335" w:author="ASUS" w:date="2018-06-06T12:12:00Z">
        <w:r w:rsidRPr="002C02BD" w:rsidDel="00AB5E9D">
          <w:rPr>
            <w:rFonts w:ascii="Times New Roman" w:hAnsi="Times New Roman" w:cs="Times New Roman"/>
            <w:sz w:val="24"/>
            <w:szCs w:val="24"/>
          </w:rPr>
          <w:delText>Fig</w:delText>
        </w:r>
        <w:r w:rsidR="00C47C30" w:rsidRPr="002C02BD" w:rsidDel="00AB5E9D">
          <w:rPr>
            <w:rFonts w:ascii="Times New Roman" w:hAnsi="Times New Roman" w:cs="Times New Roman" w:hint="eastAsia"/>
            <w:sz w:val="24"/>
            <w:szCs w:val="24"/>
          </w:rPr>
          <w:delText xml:space="preserve">ure </w:delText>
        </w:r>
        <w:r w:rsidR="002C02BD" w:rsidRPr="002C02BD" w:rsidDel="00AB5E9D">
          <w:rPr>
            <w:rFonts w:ascii="Times New Roman" w:hAnsi="Times New Roman" w:cs="Times New Roman" w:hint="eastAsia"/>
            <w:sz w:val="24"/>
            <w:szCs w:val="24"/>
          </w:rPr>
          <w:delText>8</w:delText>
        </w:r>
        <w:r w:rsidR="00C47C30" w:rsidRPr="002C02BD" w:rsidDel="00AB5E9D">
          <w:rPr>
            <w:rFonts w:ascii="Times New Roman" w:hAnsi="Times New Roman" w:cs="Times New Roman" w:hint="eastAsia"/>
            <w:sz w:val="24"/>
            <w:szCs w:val="24"/>
          </w:rPr>
          <w:delText>. T</w:delText>
        </w:r>
        <w:r w:rsidR="0033637C" w:rsidRPr="002C02BD" w:rsidDel="00AB5E9D">
          <w:rPr>
            <w:rFonts w:ascii="Times New Roman" w:hAnsi="Times New Roman" w:cs="Times New Roman"/>
            <w:sz w:val="24"/>
            <w:szCs w:val="24"/>
          </w:rPr>
          <w:delText>he predict</w:delText>
        </w:r>
        <w:r w:rsidR="004F456B" w:rsidRPr="002C02BD" w:rsidDel="00AB5E9D">
          <w:rPr>
            <w:rFonts w:ascii="Times New Roman" w:hAnsi="Times New Roman" w:cs="Times New Roman" w:hint="eastAsia"/>
            <w:sz w:val="24"/>
            <w:szCs w:val="24"/>
          </w:rPr>
          <w:delText>ing</w:delText>
        </w:r>
        <w:r w:rsidR="006D50B3" w:rsidRPr="002C02BD" w:rsidDel="00AB5E9D">
          <w:rPr>
            <w:rFonts w:ascii="Times New Roman" w:hAnsi="Times New Roman" w:cs="Times New Roman"/>
            <w:sz w:val="24"/>
            <w:szCs w:val="24"/>
          </w:rPr>
          <w:delText xml:space="preserve"> </w:delText>
        </w:r>
        <w:r w:rsidR="00C47C30" w:rsidRPr="002C02BD" w:rsidDel="00AB5E9D">
          <w:rPr>
            <w:rFonts w:ascii="Times New Roman" w:hAnsi="Times New Roman" w:cs="Times New Roman"/>
            <w:sz w:val="24"/>
            <w:szCs w:val="24"/>
          </w:rPr>
          <w:delText xml:space="preserve">and actual </w:delText>
        </w:r>
        <w:r w:rsidR="006D50B3" w:rsidRPr="002C02BD" w:rsidDel="00AB5E9D">
          <w:rPr>
            <w:rFonts w:ascii="Times New Roman" w:hAnsi="Times New Roman" w:cs="Times New Roman"/>
            <w:sz w:val="24"/>
            <w:szCs w:val="24"/>
          </w:rPr>
          <w:delText xml:space="preserve">travel times </w:delText>
        </w:r>
        <w:r w:rsidR="00C47C30" w:rsidRPr="002C02BD" w:rsidDel="00AB5E9D">
          <w:rPr>
            <w:rFonts w:ascii="Times New Roman" w:hAnsi="Times New Roman" w:cs="Times New Roman" w:hint="eastAsia"/>
            <w:sz w:val="24"/>
            <w:szCs w:val="24"/>
          </w:rPr>
          <w:delText xml:space="preserve">for the time slot from </w:delText>
        </w:r>
        <w:r w:rsidR="006D50B3" w:rsidRPr="002C02BD" w:rsidDel="00AB5E9D">
          <w:rPr>
            <w:rFonts w:ascii="Times New Roman" w:hAnsi="Times New Roman" w:cs="Times New Roman"/>
            <w:sz w:val="24"/>
            <w:szCs w:val="24"/>
          </w:rPr>
          <w:delText xml:space="preserve">AM </w:delText>
        </w:r>
        <w:r w:rsidR="00C47C30" w:rsidRPr="002C02BD" w:rsidDel="00AB5E9D">
          <w:rPr>
            <w:rFonts w:ascii="Times New Roman" w:hAnsi="Times New Roman" w:cs="Times New Roman" w:hint="eastAsia"/>
            <w:sz w:val="24"/>
            <w:szCs w:val="24"/>
          </w:rPr>
          <w:delText xml:space="preserve">0900 </w:delText>
        </w:r>
        <w:r w:rsidR="006D50B3" w:rsidRPr="002C02BD" w:rsidDel="00AB5E9D">
          <w:rPr>
            <w:rFonts w:ascii="Times New Roman" w:hAnsi="Times New Roman" w:cs="Times New Roman"/>
            <w:sz w:val="24"/>
            <w:szCs w:val="24"/>
          </w:rPr>
          <w:delText>to A</w:delText>
        </w:r>
        <w:r w:rsidR="006D50B3" w:rsidRPr="002C02BD" w:rsidDel="00AB5E9D">
          <w:rPr>
            <w:rFonts w:ascii="Times New Roman" w:hAnsi="Times New Roman" w:cs="Times New Roman" w:hint="eastAsia"/>
            <w:sz w:val="24"/>
            <w:szCs w:val="24"/>
          </w:rPr>
          <w:delText>M</w:delText>
        </w:r>
        <w:r w:rsidR="006D50B3" w:rsidRPr="002C02BD" w:rsidDel="00AB5E9D">
          <w:rPr>
            <w:rFonts w:ascii="Times New Roman" w:hAnsi="Times New Roman" w:cs="Times New Roman"/>
            <w:sz w:val="24"/>
            <w:szCs w:val="24"/>
          </w:rPr>
          <w:delText xml:space="preserve"> </w:delText>
        </w:r>
        <w:r w:rsidR="00C47C30" w:rsidRPr="002C02BD" w:rsidDel="00AB5E9D">
          <w:rPr>
            <w:rFonts w:ascii="Times New Roman" w:hAnsi="Times New Roman" w:cs="Times New Roman" w:hint="eastAsia"/>
            <w:sz w:val="24"/>
            <w:szCs w:val="24"/>
          </w:rPr>
          <w:delText xml:space="preserve">1000 for each </w:delText>
        </w:r>
        <w:r w:rsidR="006D50B3" w:rsidRPr="002C02BD" w:rsidDel="00AB5E9D">
          <w:rPr>
            <w:rFonts w:ascii="Times New Roman" w:hAnsi="Times New Roman" w:cs="Times New Roman"/>
            <w:sz w:val="24"/>
            <w:szCs w:val="24"/>
          </w:rPr>
          <w:delText>route</w:delText>
        </w:r>
        <w:bookmarkEnd w:id="333"/>
        <w:bookmarkEnd w:id="334"/>
        <w:r w:rsidR="00C47C30" w:rsidRPr="002C02BD" w:rsidDel="00AB5E9D">
          <w:rPr>
            <w:rFonts w:ascii="Times New Roman" w:hAnsi="Times New Roman" w:cs="Times New Roman" w:hint="eastAsia"/>
            <w:sz w:val="24"/>
            <w:szCs w:val="24"/>
          </w:rPr>
          <w:delText>.</w:delText>
        </w:r>
      </w:del>
    </w:p>
    <w:p w:rsidR="00C372AF" w:rsidRPr="00BA2915" w:rsidDel="00AB5E9D" w:rsidRDefault="00C372AF">
      <w:pPr>
        <w:ind w:left="360"/>
        <w:jc w:val="both"/>
        <w:rPr>
          <w:del w:id="336" w:author="ASUS" w:date="2018-06-06T12:12:00Z"/>
          <w:rFonts w:ascii="Times New Roman" w:hAnsi="Times New Roman" w:cs="Times New Roman"/>
        </w:rPr>
        <w:pPrChange w:id="337" w:author="ASUS" w:date="2018-06-06T12:12:00Z">
          <w:pPr/>
        </w:pPrChange>
      </w:pPr>
    </w:p>
    <w:tbl>
      <w:tblPr>
        <w:tblStyle w:val="TableGrid"/>
        <w:tblW w:w="0" w:type="auto"/>
        <w:jc w:val="center"/>
        <w:tblLook w:val="04A0" w:firstRow="1" w:lastRow="0" w:firstColumn="1" w:lastColumn="0" w:noHBand="0" w:noVBand="1"/>
      </w:tblPr>
      <w:tblGrid>
        <w:gridCol w:w="4297"/>
        <w:gridCol w:w="4297"/>
      </w:tblGrid>
      <w:tr w:rsidR="00A75B54" w:rsidRPr="00BA2915" w:rsidDel="00AB5E9D" w:rsidTr="000269B0">
        <w:trPr>
          <w:jc w:val="center"/>
          <w:del w:id="338" w:author="ASUS" w:date="2018-06-06T12:12:00Z"/>
        </w:trPr>
        <w:tc>
          <w:tcPr>
            <w:tcW w:w="4148" w:type="dxa"/>
          </w:tcPr>
          <w:p w:rsidR="00A75B54" w:rsidRPr="00BA2915" w:rsidDel="00AB5E9D" w:rsidRDefault="00A945D6">
            <w:pPr>
              <w:ind w:left="360"/>
              <w:jc w:val="both"/>
              <w:rPr>
                <w:del w:id="339" w:author="ASUS" w:date="2018-06-06T12:12:00Z"/>
                <w:rFonts w:ascii="Times New Roman" w:hAnsi="Times New Roman" w:cs="Times New Roman"/>
              </w:rPr>
              <w:pPrChange w:id="340" w:author="ASUS" w:date="2018-06-06T12:12:00Z">
                <w:pPr>
                  <w:widowControl/>
                  <w:jc w:val="both"/>
                </w:pPr>
              </w:pPrChange>
            </w:pPr>
            <w:del w:id="341" w:author="ASUS" w:date="2018-06-06T12:12:00Z">
              <w:r w:rsidRPr="00A945D6" w:rsidDel="00AB5E9D">
                <w:rPr>
                  <w:rFonts w:ascii="Times New Roman" w:hAnsi="Times New Roman" w:cs="Times New Roman"/>
                  <w:noProof/>
                </w:rPr>
                <w:drawing>
                  <wp:inline distT="0" distB="0" distL="0" distR="0" wp14:anchorId="73DAECF7" wp14:editId="30C1B1D9">
                    <wp:extent cx="2592000" cy="1555200"/>
                    <wp:effectExtent l="0" t="0" r="0" b="6985"/>
                    <wp:docPr id="44" name="圖片 44" descr="C:\Users\InfiniteWing\Desktop\Thesis\KDD-2017-Travel-Time-Prediction\Experiment A-2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finiteWing\Desktop\Thesis\KDD-2017-Travel-Time-Prediction\Experiment A-2 (MAP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vAlign w:val="center"/>
          </w:tcPr>
          <w:p w:rsidR="00A75B54" w:rsidRPr="00BA2915" w:rsidDel="00AB5E9D" w:rsidRDefault="00A945D6">
            <w:pPr>
              <w:ind w:left="360"/>
              <w:jc w:val="both"/>
              <w:rPr>
                <w:del w:id="342" w:author="ASUS" w:date="2018-06-06T12:12:00Z"/>
                <w:rFonts w:ascii="Times New Roman" w:hAnsi="Times New Roman" w:cs="Times New Roman"/>
              </w:rPr>
              <w:pPrChange w:id="343" w:author="ASUS" w:date="2018-06-06T12:12:00Z">
                <w:pPr>
                  <w:widowControl/>
                  <w:jc w:val="both"/>
                </w:pPr>
              </w:pPrChange>
            </w:pPr>
            <w:del w:id="344" w:author="ASUS" w:date="2018-06-06T12:12:00Z">
              <w:r w:rsidRPr="00A945D6" w:rsidDel="00AB5E9D">
                <w:rPr>
                  <w:rFonts w:ascii="Times New Roman" w:hAnsi="Times New Roman" w:cs="Times New Roman"/>
                  <w:noProof/>
                </w:rPr>
                <w:drawing>
                  <wp:inline distT="0" distB="0" distL="0" distR="0" wp14:anchorId="11D09DE3" wp14:editId="0B45CEF5">
                    <wp:extent cx="2592000" cy="1555200"/>
                    <wp:effectExtent l="0" t="0" r="0" b="6985"/>
                    <wp:docPr id="45" name="圖片 45" descr="C:\Users\InfiniteWing\Desktop\Thesis\KDD-2017-Travel-Time-Prediction\Experiment A-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finiteWing\Desktop\Thesis\KDD-2017-Travel-Time-Prediction\Experiment A-3 (MAP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r w:rsidR="00A75B54" w:rsidRPr="00BA2915" w:rsidDel="00AB5E9D" w:rsidTr="000269B0">
        <w:trPr>
          <w:jc w:val="center"/>
          <w:del w:id="345" w:author="ASUS" w:date="2018-06-06T12:12:00Z"/>
        </w:trPr>
        <w:tc>
          <w:tcPr>
            <w:tcW w:w="4148" w:type="dxa"/>
          </w:tcPr>
          <w:p w:rsidR="00A75B54" w:rsidRPr="00BA2915" w:rsidDel="00AB5E9D" w:rsidRDefault="00A945D6">
            <w:pPr>
              <w:ind w:left="360"/>
              <w:jc w:val="both"/>
              <w:rPr>
                <w:del w:id="346" w:author="ASUS" w:date="2018-06-06T12:12:00Z"/>
                <w:rFonts w:ascii="Times New Roman" w:hAnsi="Times New Roman" w:cs="Times New Roman"/>
              </w:rPr>
              <w:pPrChange w:id="347" w:author="ASUS" w:date="2018-06-06T12:12:00Z">
                <w:pPr>
                  <w:widowControl/>
                  <w:jc w:val="both"/>
                </w:pPr>
              </w:pPrChange>
            </w:pPr>
            <w:del w:id="348" w:author="ASUS" w:date="2018-06-06T12:12:00Z">
              <w:r w:rsidRPr="00A945D6" w:rsidDel="00AB5E9D">
                <w:rPr>
                  <w:rFonts w:ascii="Times New Roman" w:hAnsi="Times New Roman" w:cs="Times New Roman"/>
                  <w:noProof/>
                </w:rPr>
                <w:drawing>
                  <wp:inline distT="0" distB="0" distL="0" distR="0" wp14:anchorId="1021370B" wp14:editId="654950A6">
                    <wp:extent cx="2592000" cy="1555200"/>
                    <wp:effectExtent l="0" t="0" r="0" b="6985"/>
                    <wp:docPr id="51" name="圖片 51" descr="C:\Users\InfiniteWing\Desktop\Thesis\KDD-2017-Travel-Time-Prediction\Experiment B-1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finiteWing\Desktop\Thesis\KDD-2017-Travel-Time-Prediction\Experiment B-1 (MAP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tcPr>
          <w:p w:rsidR="00A75B54" w:rsidRPr="00BA2915" w:rsidDel="00AB5E9D" w:rsidRDefault="00A945D6">
            <w:pPr>
              <w:ind w:left="360"/>
              <w:jc w:val="both"/>
              <w:rPr>
                <w:del w:id="349" w:author="ASUS" w:date="2018-06-06T12:12:00Z"/>
                <w:rFonts w:ascii="Times New Roman" w:hAnsi="Times New Roman" w:cs="Times New Roman"/>
              </w:rPr>
              <w:pPrChange w:id="350" w:author="ASUS" w:date="2018-06-06T12:12:00Z">
                <w:pPr>
                  <w:widowControl/>
                  <w:jc w:val="both"/>
                </w:pPr>
              </w:pPrChange>
            </w:pPr>
            <w:del w:id="351" w:author="ASUS" w:date="2018-06-06T12:12:00Z">
              <w:r w:rsidRPr="00A945D6" w:rsidDel="00AB5E9D">
                <w:rPr>
                  <w:rFonts w:ascii="Times New Roman" w:hAnsi="Times New Roman" w:cs="Times New Roman"/>
                  <w:noProof/>
                </w:rPr>
                <w:drawing>
                  <wp:inline distT="0" distB="0" distL="0" distR="0" wp14:anchorId="48A7DE39" wp14:editId="6B051C74">
                    <wp:extent cx="2592000" cy="1555200"/>
                    <wp:effectExtent l="0" t="0" r="0" b="6985"/>
                    <wp:docPr id="47" name="圖片 47" descr="C:\Users\InfiniteWing\Desktop\Thesis\KDD-2017-Travel-Time-Prediction\Experiment B-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nfiniteWing\Desktop\Thesis\KDD-2017-Travel-Time-Prediction\Experiment B-3 (MAP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r w:rsidR="00A75B54" w:rsidRPr="00BA2915" w:rsidDel="00AB5E9D" w:rsidTr="000269B0">
        <w:trPr>
          <w:jc w:val="center"/>
          <w:del w:id="352" w:author="ASUS" w:date="2018-06-06T12:12:00Z"/>
        </w:trPr>
        <w:tc>
          <w:tcPr>
            <w:tcW w:w="4148" w:type="dxa"/>
          </w:tcPr>
          <w:p w:rsidR="00A75B54" w:rsidRPr="00BA2915" w:rsidDel="00AB5E9D" w:rsidRDefault="00A945D6">
            <w:pPr>
              <w:ind w:left="360"/>
              <w:jc w:val="both"/>
              <w:rPr>
                <w:del w:id="353" w:author="ASUS" w:date="2018-06-06T12:12:00Z"/>
                <w:rFonts w:ascii="Times New Roman" w:hAnsi="Times New Roman" w:cs="Times New Roman"/>
              </w:rPr>
              <w:pPrChange w:id="354" w:author="ASUS" w:date="2018-06-06T12:12:00Z">
                <w:pPr>
                  <w:widowControl/>
                  <w:jc w:val="both"/>
                </w:pPr>
              </w:pPrChange>
            </w:pPr>
            <w:del w:id="355" w:author="ASUS" w:date="2018-06-06T12:12:00Z">
              <w:r w:rsidRPr="00A945D6" w:rsidDel="00AB5E9D">
                <w:rPr>
                  <w:rFonts w:ascii="Times New Roman" w:hAnsi="Times New Roman" w:cs="Times New Roman"/>
                  <w:noProof/>
                </w:rPr>
                <w:drawing>
                  <wp:inline distT="0" distB="0" distL="0" distR="0" wp14:anchorId="3E216F9F" wp14:editId="23C40CBE">
                    <wp:extent cx="2592000" cy="1555200"/>
                    <wp:effectExtent l="0" t="0" r="0" b="6985"/>
                    <wp:docPr id="50" name="圖片 50" descr="C:\Users\InfiniteWing\Desktop\Thesis\KDD-2017-Travel-Time-Prediction\Experiment C-1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finiteWing\Desktop\Thesis\KDD-2017-Travel-Time-Prediction\Experiment C-1 (MAP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c>
          <w:tcPr>
            <w:tcW w:w="4148" w:type="dxa"/>
          </w:tcPr>
          <w:p w:rsidR="00A75B54" w:rsidRPr="00BA2915" w:rsidDel="00AB5E9D" w:rsidRDefault="00A945D6">
            <w:pPr>
              <w:ind w:left="360"/>
              <w:jc w:val="both"/>
              <w:rPr>
                <w:del w:id="356" w:author="ASUS" w:date="2018-06-06T12:12:00Z"/>
                <w:rFonts w:ascii="Times New Roman" w:hAnsi="Times New Roman" w:cs="Times New Roman"/>
              </w:rPr>
              <w:pPrChange w:id="357" w:author="ASUS" w:date="2018-06-06T12:12:00Z">
                <w:pPr>
                  <w:widowControl/>
                  <w:jc w:val="both"/>
                </w:pPr>
              </w:pPrChange>
            </w:pPr>
            <w:del w:id="358" w:author="ASUS" w:date="2018-06-06T12:12:00Z">
              <w:r w:rsidRPr="00A945D6" w:rsidDel="00AB5E9D">
                <w:rPr>
                  <w:rFonts w:ascii="Times New Roman" w:hAnsi="Times New Roman" w:cs="Times New Roman"/>
                  <w:noProof/>
                </w:rPr>
                <w:drawing>
                  <wp:inline distT="0" distB="0" distL="0" distR="0" wp14:anchorId="332990AB" wp14:editId="5C9FBA13">
                    <wp:extent cx="2592000" cy="1555200"/>
                    <wp:effectExtent l="0" t="0" r="0" b="6985"/>
                    <wp:docPr id="49" name="圖片 49" descr="C:\Users\InfiniteWing\Desktop\Thesis\KDD-2017-Travel-Time-Prediction\Experiment C-3 (M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nfiniteWing\Desktop\Thesis\KDD-2017-Travel-Time-Prediction\Experiment C-3 (MAP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2000" cy="1555200"/>
                            </a:xfrm>
                            <a:prstGeom prst="rect">
                              <a:avLst/>
                            </a:prstGeom>
                            <a:noFill/>
                            <a:ln>
                              <a:noFill/>
                            </a:ln>
                          </pic:spPr>
                        </pic:pic>
                      </a:graphicData>
                    </a:graphic>
                  </wp:inline>
                </w:drawing>
              </w:r>
            </w:del>
          </w:p>
        </w:tc>
      </w:tr>
    </w:tbl>
    <w:p w:rsidR="00C47C30" w:rsidRPr="002C02BD" w:rsidDel="00AB5E9D" w:rsidRDefault="00FD2D51">
      <w:pPr>
        <w:pStyle w:val="Caption"/>
        <w:ind w:left="360"/>
        <w:jc w:val="both"/>
        <w:rPr>
          <w:del w:id="359" w:author="ASUS" w:date="2018-06-06T12:12:00Z"/>
          <w:rFonts w:ascii="Times New Roman" w:hAnsi="Times New Roman" w:cs="Times New Roman"/>
          <w:sz w:val="24"/>
          <w:szCs w:val="24"/>
        </w:rPr>
        <w:pPrChange w:id="360" w:author="ASUS" w:date="2018-06-06T12:12:00Z">
          <w:pPr>
            <w:pStyle w:val="Caption"/>
            <w:jc w:val="both"/>
          </w:pPr>
        </w:pPrChange>
      </w:pPr>
      <w:bookmarkStart w:id="361" w:name="_Toc502054273"/>
      <w:bookmarkStart w:id="362" w:name="_Toc502054336"/>
      <w:del w:id="363" w:author="ASUS" w:date="2018-06-06T12:12:00Z">
        <w:r w:rsidRPr="002C02BD" w:rsidDel="00AB5E9D">
          <w:rPr>
            <w:sz w:val="24"/>
            <w:szCs w:val="24"/>
          </w:rPr>
          <w:delText>Fig</w:delText>
        </w:r>
        <w:r w:rsidR="00C47C30" w:rsidRPr="002C02BD" w:rsidDel="00AB5E9D">
          <w:rPr>
            <w:rFonts w:hint="eastAsia"/>
            <w:sz w:val="24"/>
            <w:szCs w:val="24"/>
          </w:rPr>
          <w:delText xml:space="preserve">ure </w:delText>
        </w:r>
        <w:r w:rsidR="002C02BD" w:rsidRPr="002C02BD" w:rsidDel="00AB5E9D">
          <w:rPr>
            <w:rFonts w:hint="eastAsia"/>
            <w:sz w:val="24"/>
            <w:szCs w:val="24"/>
          </w:rPr>
          <w:delText>9</w:delText>
        </w:r>
        <w:r w:rsidR="00C47C30" w:rsidRPr="002C02BD" w:rsidDel="00AB5E9D">
          <w:rPr>
            <w:rFonts w:hint="eastAsia"/>
            <w:sz w:val="24"/>
            <w:szCs w:val="24"/>
          </w:rPr>
          <w:delText xml:space="preserve">. </w:delText>
        </w:r>
        <w:r w:rsidR="00C47C30" w:rsidRPr="002C02BD" w:rsidDel="00AB5E9D">
          <w:rPr>
            <w:rFonts w:ascii="Times New Roman" w:hAnsi="Times New Roman" w:cs="Times New Roman" w:hint="eastAsia"/>
            <w:sz w:val="24"/>
            <w:szCs w:val="24"/>
          </w:rPr>
          <w:delText>T</w:delText>
        </w:r>
        <w:r w:rsidR="00C47C30" w:rsidRPr="002C02BD" w:rsidDel="00AB5E9D">
          <w:rPr>
            <w:rFonts w:ascii="Times New Roman" w:hAnsi="Times New Roman" w:cs="Times New Roman"/>
            <w:sz w:val="24"/>
            <w:szCs w:val="24"/>
          </w:rPr>
          <w:delText>he predict</w:delText>
        </w:r>
        <w:r w:rsidR="004F456B" w:rsidRPr="002C02BD" w:rsidDel="00AB5E9D">
          <w:rPr>
            <w:rFonts w:ascii="Times New Roman" w:hAnsi="Times New Roman" w:cs="Times New Roman" w:hint="eastAsia"/>
            <w:sz w:val="24"/>
            <w:szCs w:val="24"/>
          </w:rPr>
          <w:delText>ing</w:delText>
        </w:r>
        <w:r w:rsidR="00C47C30" w:rsidRPr="002C02BD" w:rsidDel="00AB5E9D">
          <w:rPr>
            <w:rFonts w:ascii="Times New Roman" w:hAnsi="Times New Roman" w:cs="Times New Roman"/>
            <w:sz w:val="24"/>
            <w:szCs w:val="24"/>
          </w:rPr>
          <w:delText xml:space="preserve"> and actual travel times </w:delText>
        </w:r>
        <w:r w:rsidR="00C47C30" w:rsidRPr="002C02BD" w:rsidDel="00AB5E9D">
          <w:rPr>
            <w:rFonts w:ascii="Times New Roman" w:hAnsi="Times New Roman" w:cs="Times New Roman" w:hint="eastAsia"/>
            <w:sz w:val="24"/>
            <w:szCs w:val="24"/>
          </w:rPr>
          <w:delText>for the time slot from PM</w:delText>
        </w:r>
        <w:r w:rsidR="00C47C30" w:rsidRPr="002C02BD" w:rsidDel="00AB5E9D">
          <w:rPr>
            <w:rFonts w:ascii="Times New Roman" w:hAnsi="Times New Roman" w:cs="Times New Roman"/>
            <w:sz w:val="24"/>
            <w:szCs w:val="24"/>
          </w:rPr>
          <w:delText xml:space="preserve"> </w:delText>
        </w:r>
        <w:r w:rsidR="00C47C30" w:rsidRPr="002C02BD" w:rsidDel="00AB5E9D">
          <w:rPr>
            <w:rFonts w:ascii="Times New Roman" w:hAnsi="Times New Roman" w:cs="Times New Roman" w:hint="eastAsia"/>
            <w:sz w:val="24"/>
            <w:szCs w:val="24"/>
          </w:rPr>
          <w:delText xml:space="preserve">1700 </w:delText>
        </w:r>
        <w:r w:rsidR="00C47C30" w:rsidRPr="002C02BD" w:rsidDel="00AB5E9D">
          <w:rPr>
            <w:rFonts w:ascii="Times New Roman" w:hAnsi="Times New Roman" w:cs="Times New Roman"/>
            <w:sz w:val="24"/>
            <w:szCs w:val="24"/>
          </w:rPr>
          <w:delText xml:space="preserve">to </w:delText>
        </w:r>
        <w:r w:rsidR="00C47C30" w:rsidRPr="002C02BD" w:rsidDel="00AB5E9D">
          <w:rPr>
            <w:rFonts w:ascii="Times New Roman" w:hAnsi="Times New Roman" w:cs="Times New Roman" w:hint="eastAsia"/>
            <w:sz w:val="24"/>
            <w:szCs w:val="24"/>
          </w:rPr>
          <w:delText>PM</w:delText>
        </w:r>
        <w:r w:rsidR="00C47C30" w:rsidRPr="002C02BD" w:rsidDel="00AB5E9D">
          <w:rPr>
            <w:rFonts w:ascii="Times New Roman" w:hAnsi="Times New Roman" w:cs="Times New Roman"/>
            <w:sz w:val="24"/>
            <w:szCs w:val="24"/>
          </w:rPr>
          <w:delText xml:space="preserve"> </w:delText>
        </w:r>
        <w:r w:rsidR="00C47C30" w:rsidRPr="002C02BD" w:rsidDel="00AB5E9D">
          <w:rPr>
            <w:rFonts w:ascii="Times New Roman" w:hAnsi="Times New Roman" w:cs="Times New Roman" w:hint="eastAsia"/>
            <w:sz w:val="24"/>
            <w:szCs w:val="24"/>
          </w:rPr>
          <w:delText xml:space="preserve">1800 for each </w:delText>
        </w:r>
        <w:r w:rsidR="00C47C30" w:rsidRPr="002C02BD" w:rsidDel="00AB5E9D">
          <w:rPr>
            <w:rFonts w:ascii="Times New Roman" w:hAnsi="Times New Roman" w:cs="Times New Roman"/>
            <w:sz w:val="24"/>
            <w:szCs w:val="24"/>
          </w:rPr>
          <w:delText>route</w:delText>
        </w:r>
        <w:r w:rsidR="00C47C30" w:rsidRPr="002C02BD" w:rsidDel="00AB5E9D">
          <w:rPr>
            <w:rFonts w:ascii="Times New Roman" w:hAnsi="Times New Roman" w:cs="Times New Roman" w:hint="eastAsia"/>
            <w:sz w:val="24"/>
            <w:szCs w:val="24"/>
          </w:rPr>
          <w:delText>.</w:delText>
        </w:r>
      </w:del>
    </w:p>
    <w:bookmarkEnd w:id="361"/>
    <w:bookmarkEnd w:id="362"/>
    <w:p w:rsidR="00C47C30" w:rsidDel="00AB5E9D" w:rsidRDefault="00C47C30">
      <w:pPr>
        <w:ind w:left="360" w:firstLine="480"/>
        <w:jc w:val="both"/>
        <w:rPr>
          <w:del w:id="364" w:author="ASUS" w:date="2018-06-06T12:12:00Z"/>
          <w:rFonts w:ascii="Times New Roman" w:hAnsi="Times New Roman" w:cs="Times New Roman"/>
          <w:szCs w:val="20"/>
        </w:rPr>
        <w:pPrChange w:id="365" w:author="ASUS" w:date="2018-06-06T12:12:00Z">
          <w:pPr>
            <w:widowControl/>
            <w:ind w:firstLine="480"/>
            <w:jc w:val="both"/>
          </w:pPr>
        </w:pPrChange>
      </w:pPr>
    </w:p>
    <w:p w:rsidR="006039D1" w:rsidRPr="006039D1" w:rsidDel="00AB5E9D" w:rsidRDefault="006039D1">
      <w:pPr>
        <w:ind w:left="360" w:firstLine="480"/>
        <w:jc w:val="both"/>
        <w:rPr>
          <w:del w:id="366" w:author="ASUS" w:date="2018-06-06T12:12:00Z"/>
          <w:rFonts w:ascii="Times New Roman" w:hAnsi="Times New Roman" w:cs="Times New Roman"/>
          <w:szCs w:val="20"/>
        </w:rPr>
        <w:pPrChange w:id="367" w:author="ASUS" w:date="2018-06-06T12:12:00Z">
          <w:pPr>
            <w:widowControl/>
            <w:ind w:firstLine="480"/>
            <w:jc w:val="both"/>
          </w:pPr>
        </w:pPrChange>
      </w:pPr>
      <w:del w:id="368" w:author="ASUS" w:date="2018-06-06T12:12:00Z">
        <w:r w:rsidRPr="006039D1" w:rsidDel="00AB5E9D">
          <w:rPr>
            <w:rFonts w:ascii="Times New Roman" w:hAnsi="Times New Roman" w:cs="Times New Roman" w:hint="cs"/>
            <w:szCs w:val="20"/>
          </w:rPr>
          <w:delText>Table</w:delText>
        </w:r>
        <w:r w:rsidR="00C47C30" w:rsidDel="00AB5E9D">
          <w:rPr>
            <w:rFonts w:ascii="Times New Roman" w:hAnsi="Times New Roman" w:cs="Times New Roman" w:hint="eastAsia"/>
            <w:szCs w:val="20"/>
          </w:rPr>
          <w:delText>s</w:delText>
        </w:r>
        <w:r w:rsidDel="00AB5E9D">
          <w:rPr>
            <w:rFonts w:ascii="Times New Roman" w:hAnsi="Times New Roman" w:cs="Times New Roman"/>
            <w:szCs w:val="20"/>
          </w:rPr>
          <w:delText xml:space="preserve"> </w:delText>
        </w:r>
        <w:r w:rsidR="009949D6" w:rsidDel="00AB5E9D">
          <w:rPr>
            <w:rFonts w:ascii="Times New Roman" w:hAnsi="Times New Roman" w:cs="Times New Roman" w:hint="eastAsia"/>
            <w:szCs w:val="20"/>
          </w:rPr>
          <w:delText>3</w:delText>
        </w:r>
        <w:r w:rsidDel="00AB5E9D">
          <w:rPr>
            <w:rFonts w:ascii="Times New Roman" w:hAnsi="Times New Roman" w:cs="Times New Roman"/>
            <w:szCs w:val="20"/>
          </w:rPr>
          <w:delText xml:space="preserve"> and </w:delText>
        </w:r>
        <w:r w:rsidR="009949D6" w:rsidDel="00AB5E9D">
          <w:rPr>
            <w:rFonts w:ascii="Times New Roman" w:hAnsi="Times New Roman" w:cs="Times New Roman" w:hint="eastAsia"/>
            <w:szCs w:val="20"/>
          </w:rPr>
          <w:delText>4</w:delText>
        </w:r>
        <w:r w:rsidDel="00AB5E9D">
          <w:rPr>
            <w:rFonts w:ascii="Times New Roman" w:hAnsi="Times New Roman" w:cs="Times New Roman"/>
            <w:szCs w:val="20"/>
          </w:rPr>
          <w:delText xml:space="preserve"> show the </w:delText>
        </w:r>
        <w:r w:rsidR="009949D6" w:rsidDel="00AB5E9D">
          <w:rPr>
            <w:rFonts w:ascii="Times New Roman" w:hAnsi="Times New Roman" w:cs="Times New Roman" w:hint="eastAsia"/>
            <w:szCs w:val="20"/>
          </w:rPr>
          <w:delText xml:space="preserve">precision comparison in terms of RMSE and MAPE </w:delText>
        </w:r>
        <w:r w:rsidR="00C47C30" w:rsidDel="00AB5E9D">
          <w:rPr>
            <w:rFonts w:ascii="Times New Roman" w:hAnsi="Times New Roman" w:cs="Times New Roman" w:hint="eastAsia"/>
            <w:szCs w:val="20"/>
          </w:rPr>
          <w:delText xml:space="preserve">for the </w:delText>
        </w:r>
        <w:r w:rsidR="00735AE9" w:rsidRPr="00BA2915" w:rsidDel="00AB5E9D">
          <w:rPr>
            <w:rFonts w:ascii="Times New Roman" w:hAnsi="Times New Roman" w:cs="Times New Roman"/>
          </w:rPr>
          <w:delText xml:space="preserve">experiments </w:delText>
        </w:r>
        <w:r w:rsidR="00C47C30" w:rsidDel="00AB5E9D">
          <w:rPr>
            <w:rFonts w:ascii="Times New Roman" w:hAnsi="Times New Roman" w:cs="Times New Roman" w:hint="eastAsia"/>
          </w:rPr>
          <w:delText xml:space="preserve">from No. </w:delText>
        </w:r>
        <w:r w:rsidR="00735AE9" w:rsidRPr="00BA2915" w:rsidDel="00AB5E9D">
          <w:rPr>
            <w:rFonts w:ascii="Times New Roman" w:hAnsi="Times New Roman" w:cs="Times New Roman"/>
          </w:rPr>
          <w:delText xml:space="preserve">1.1 to </w:delText>
        </w:r>
        <w:r w:rsidR="00C47C30" w:rsidDel="00AB5E9D">
          <w:rPr>
            <w:rFonts w:ascii="Times New Roman" w:hAnsi="Times New Roman" w:cs="Times New Roman" w:hint="eastAsia"/>
          </w:rPr>
          <w:delText xml:space="preserve">No. </w:delText>
        </w:r>
        <w:r w:rsidR="00735AE9" w:rsidRPr="00BA2915" w:rsidDel="00AB5E9D">
          <w:rPr>
            <w:rFonts w:ascii="Times New Roman" w:hAnsi="Times New Roman" w:cs="Times New Roman"/>
          </w:rPr>
          <w:delText>1.8</w:delText>
        </w:r>
        <w:r w:rsidR="00735AE9" w:rsidDel="00AB5E9D">
          <w:rPr>
            <w:rFonts w:ascii="Times New Roman" w:hAnsi="Times New Roman" w:cs="Times New Roman"/>
          </w:rPr>
          <w:delText xml:space="preserve"> in the two target time </w:delText>
        </w:r>
        <w:r w:rsidR="004F456B" w:rsidDel="00AB5E9D">
          <w:rPr>
            <w:rFonts w:ascii="Times New Roman" w:hAnsi="Times New Roman" w:cs="Times New Roman" w:hint="eastAsia"/>
          </w:rPr>
          <w:delText>slots</w:delText>
        </w:r>
        <w:r w:rsidR="00735AE9" w:rsidDel="00AB5E9D">
          <w:rPr>
            <w:rFonts w:ascii="Times New Roman" w:hAnsi="Times New Roman" w:cs="Times New Roman"/>
          </w:rPr>
          <w:delText>.</w:delText>
        </w:r>
        <w:r w:rsidR="007320A5" w:rsidDel="00AB5E9D">
          <w:rPr>
            <w:rFonts w:ascii="Times New Roman" w:hAnsi="Times New Roman" w:cs="Times New Roman"/>
          </w:rPr>
          <w:delText xml:space="preserve"> </w:delText>
        </w:r>
        <w:r w:rsidR="009949D6" w:rsidDel="00AB5E9D">
          <w:rPr>
            <w:rFonts w:ascii="Times New Roman" w:hAnsi="Times New Roman" w:cs="Times New Roman" w:hint="eastAsia"/>
          </w:rPr>
          <w:delText xml:space="preserve">According to the properties of </w:delText>
        </w:r>
        <w:r w:rsidR="009949D6" w:rsidDel="00AB5E9D">
          <w:rPr>
            <w:rFonts w:ascii="Times New Roman" w:hAnsi="Times New Roman" w:cs="Times New Roman" w:hint="eastAsia"/>
            <w:szCs w:val="20"/>
          </w:rPr>
          <w:delText>RMSE and MAPE</w:delText>
        </w:r>
        <w:r w:rsidR="009949D6" w:rsidDel="00AB5E9D">
          <w:rPr>
            <w:rFonts w:ascii="Times New Roman" w:hAnsi="Times New Roman" w:cs="Times New Roman" w:hint="eastAsia"/>
          </w:rPr>
          <w:delText xml:space="preserve">, the smaller the </w:delText>
        </w:r>
        <w:r w:rsidR="009949D6" w:rsidDel="00AB5E9D">
          <w:rPr>
            <w:rFonts w:ascii="Times New Roman" w:hAnsi="Times New Roman" w:cs="Times New Roman" w:hint="eastAsia"/>
            <w:szCs w:val="20"/>
          </w:rPr>
          <w:delText>RMSE and MAPE are</w:delText>
        </w:r>
        <w:r w:rsidR="009949D6" w:rsidDel="00AB5E9D">
          <w:rPr>
            <w:rFonts w:ascii="Times New Roman" w:hAnsi="Times New Roman" w:cs="Times New Roman" w:hint="eastAsia"/>
          </w:rPr>
          <w:delText xml:space="preserve">, the higher precision the models have. </w:delText>
        </w:r>
        <w:r w:rsidR="00780305" w:rsidDel="00AB5E9D">
          <w:rPr>
            <w:rFonts w:ascii="Times New Roman" w:hAnsi="Times New Roman" w:cs="Times New Roman" w:hint="eastAsia"/>
          </w:rPr>
          <w:delText xml:space="preserve">In the two tables, all the experiments under the consideration of different feature sets (i.e., experiments from No. 1.2 to No. 1.8) are compared to the experiment </w:delText>
        </w:r>
        <w:r w:rsidR="00541C53" w:rsidDel="00AB5E9D">
          <w:rPr>
            <w:rFonts w:ascii="Times New Roman" w:hAnsi="Times New Roman" w:cs="Times New Roman" w:hint="eastAsia"/>
          </w:rPr>
          <w:delText xml:space="preserve">(called base experiment) </w:delText>
        </w:r>
        <w:r w:rsidR="00780305" w:rsidDel="00AB5E9D">
          <w:rPr>
            <w:rFonts w:ascii="Times New Roman" w:hAnsi="Times New Roman" w:cs="Times New Roman" w:hint="eastAsia"/>
          </w:rPr>
          <w:delText xml:space="preserve">under the </w:delText>
        </w:r>
        <w:r w:rsidR="00780305" w:rsidDel="00AB5E9D">
          <w:rPr>
            <w:rFonts w:ascii="Times New Roman" w:hAnsi="Times New Roman" w:cs="Times New Roman"/>
          </w:rPr>
          <w:delText>consideration</w:delText>
        </w:r>
        <w:r w:rsidR="00780305" w:rsidDel="00AB5E9D">
          <w:rPr>
            <w:rFonts w:ascii="Times New Roman" w:hAnsi="Times New Roman" w:cs="Times New Roman" w:hint="eastAsia"/>
          </w:rPr>
          <w:delText xml:space="preserve"> of all the feature sets (i.e., experiment No. 1.1). The </w:delText>
        </w:r>
        <w:r w:rsidR="00541C53" w:rsidDel="00AB5E9D">
          <w:rPr>
            <w:rFonts w:ascii="Times New Roman" w:hAnsi="Times New Roman" w:cs="Times New Roman" w:hint="eastAsia"/>
          </w:rPr>
          <w:delText xml:space="preserve">cells in green mean their precision measures of the corresponding feature sets are worse than that of the base experiment, while the cells in red means their precision measures of the </w:delText>
        </w:r>
        <w:r w:rsidR="00541C53" w:rsidDel="00AB5E9D">
          <w:rPr>
            <w:rFonts w:ascii="Times New Roman" w:hAnsi="Times New Roman" w:cs="Times New Roman"/>
          </w:rPr>
          <w:delText>corresponding</w:delText>
        </w:r>
        <w:r w:rsidR="00541C53" w:rsidDel="00AB5E9D">
          <w:rPr>
            <w:rFonts w:ascii="Times New Roman" w:hAnsi="Times New Roman" w:cs="Times New Roman" w:hint="eastAsia"/>
          </w:rPr>
          <w:delText xml:space="preserve"> feature sets are better than that of the base experiment.</w:delText>
        </w:r>
        <w:r w:rsidR="00780305" w:rsidDel="00AB5E9D">
          <w:rPr>
            <w:rFonts w:ascii="Times New Roman" w:hAnsi="Times New Roman" w:cs="Times New Roman" w:hint="eastAsia"/>
          </w:rPr>
          <w:delText xml:space="preserve"> </w:delText>
        </w:r>
        <w:r w:rsidR="007320A5" w:rsidDel="00AB5E9D">
          <w:rPr>
            <w:rFonts w:ascii="Times New Roman" w:hAnsi="Times New Roman" w:cs="Times New Roman"/>
          </w:rPr>
          <w:delText xml:space="preserve">We can </w:delText>
        </w:r>
        <w:r w:rsidR="009949D6" w:rsidDel="00AB5E9D">
          <w:rPr>
            <w:rFonts w:ascii="Times New Roman" w:hAnsi="Times New Roman" w:cs="Times New Roman" w:hint="eastAsia"/>
          </w:rPr>
          <w:delText xml:space="preserve">see </w:delText>
        </w:r>
        <w:r w:rsidR="007320A5" w:rsidDel="00AB5E9D">
          <w:rPr>
            <w:rFonts w:ascii="Times New Roman" w:hAnsi="Times New Roman" w:cs="Times New Roman"/>
          </w:rPr>
          <w:delText>that when we excluded a</w:delText>
        </w:r>
        <w:r w:rsidR="007320A5" w:rsidRPr="007320A5" w:rsidDel="00AB5E9D">
          <w:rPr>
            <w:rFonts w:ascii="Times New Roman" w:hAnsi="Times New Roman" w:cs="Times New Roman"/>
          </w:rPr>
          <w:delText>verage travel time</w:delText>
        </w:r>
        <w:r w:rsidR="009949D6" w:rsidDel="00AB5E9D">
          <w:rPr>
            <w:rFonts w:ascii="Times New Roman" w:hAnsi="Times New Roman" w:cs="Times New Roman" w:hint="eastAsia"/>
          </w:rPr>
          <w:delText xml:space="preserve"> (experiment No. 1.2)</w:delText>
        </w:r>
        <w:r w:rsidR="007320A5" w:rsidDel="00AB5E9D">
          <w:rPr>
            <w:rFonts w:ascii="Times New Roman" w:hAnsi="Times New Roman" w:cs="Times New Roman"/>
          </w:rPr>
          <w:delText>, t</w:delText>
        </w:r>
        <w:r w:rsidR="007320A5" w:rsidRPr="007320A5" w:rsidDel="00AB5E9D">
          <w:rPr>
            <w:rFonts w:ascii="Times New Roman" w:hAnsi="Times New Roman" w:cs="Times New Roman"/>
          </w:rPr>
          <w:delText>raffic volume</w:delText>
        </w:r>
        <w:r w:rsidR="009949D6" w:rsidDel="00AB5E9D">
          <w:rPr>
            <w:rFonts w:ascii="Times New Roman" w:hAnsi="Times New Roman" w:cs="Times New Roman" w:hint="eastAsia"/>
          </w:rPr>
          <w:delText xml:space="preserve"> (experiment No. 1.3)</w:delText>
        </w:r>
        <w:r w:rsidR="007320A5" w:rsidDel="00AB5E9D">
          <w:rPr>
            <w:rFonts w:ascii="Times New Roman" w:hAnsi="Times New Roman" w:cs="Times New Roman"/>
          </w:rPr>
          <w:delText>, rainfall</w:delText>
        </w:r>
        <w:r w:rsidR="009949D6" w:rsidDel="00AB5E9D">
          <w:rPr>
            <w:rFonts w:ascii="Times New Roman" w:hAnsi="Times New Roman" w:cs="Times New Roman" w:hint="eastAsia"/>
          </w:rPr>
          <w:delText xml:space="preserve"> (experiment No. 1.7)</w:delText>
        </w:r>
        <w:r w:rsidR="007320A5" w:rsidDel="00AB5E9D">
          <w:rPr>
            <w:rFonts w:ascii="Times New Roman" w:hAnsi="Times New Roman" w:cs="Times New Roman"/>
          </w:rPr>
          <w:delText>, and minute slot</w:delText>
        </w:r>
        <w:r w:rsidR="009949D6" w:rsidDel="00AB5E9D">
          <w:rPr>
            <w:rFonts w:ascii="Times New Roman" w:hAnsi="Times New Roman" w:cs="Times New Roman" w:hint="eastAsia"/>
          </w:rPr>
          <w:delText xml:space="preserve"> (experiment No. 1.7)</w:delText>
        </w:r>
        <w:r w:rsidR="007320A5" w:rsidDel="00AB5E9D">
          <w:rPr>
            <w:rFonts w:ascii="Times New Roman" w:hAnsi="Times New Roman" w:cs="Times New Roman"/>
          </w:rPr>
          <w:delText>, the</w:delText>
        </w:r>
        <w:r w:rsidR="009949D6" w:rsidDel="00AB5E9D">
          <w:rPr>
            <w:rFonts w:ascii="Times New Roman" w:hAnsi="Times New Roman" w:cs="Times New Roman" w:hint="eastAsia"/>
          </w:rPr>
          <w:delText>ir</w:delText>
        </w:r>
        <w:r w:rsidR="007320A5" w:rsidDel="00AB5E9D">
          <w:rPr>
            <w:rFonts w:ascii="Times New Roman" w:hAnsi="Times New Roman" w:cs="Times New Roman"/>
          </w:rPr>
          <w:delText xml:space="preserve"> results get worse. </w:delText>
        </w:r>
        <w:r w:rsidR="009949D6" w:rsidDel="00AB5E9D">
          <w:rPr>
            <w:rFonts w:ascii="Times New Roman" w:hAnsi="Times New Roman" w:cs="Times New Roman" w:hint="eastAsia"/>
          </w:rPr>
          <w:delText xml:space="preserve">The results show that </w:delText>
        </w:r>
        <w:r w:rsidR="009C6E6E" w:rsidDel="00AB5E9D">
          <w:rPr>
            <w:rFonts w:ascii="Times New Roman" w:hAnsi="Times New Roman" w:cs="Times New Roman"/>
          </w:rPr>
          <w:delText xml:space="preserve">these four features </w:delText>
        </w:r>
        <w:r w:rsidR="004105E8" w:rsidDel="00AB5E9D">
          <w:rPr>
            <w:rFonts w:ascii="Times New Roman" w:hAnsi="Times New Roman" w:cs="Times New Roman"/>
          </w:rPr>
          <w:delText>are</w:delText>
        </w:r>
        <w:r w:rsidR="009C6E6E" w:rsidDel="00AB5E9D">
          <w:rPr>
            <w:rFonts w:ascii="Times New Roman" w:hAnsi="Times New Roman" w:cs="Times New Roman"/>
          </w:rPr>
          <w:delText xml:space="preserve"> helpf</w:delText>
        </w:r>
        <w:r w:rsidR="00A77620" w:rsidDel="00AB5E9D">
          <w:rPr>
            <w:rFonts w:ascii="Times New Roman" w:hAnsi="Times New Roman" w:cs="Times New Roman"/>
          </w:rPr>
          <w:delText xml:space="preserve">ul </w:delText>
        </w:r>
        <w:r w:rsidR="009949D6" w:rsidDel="00AB5E9D">
          <w:rPr>
            <w:rFonts w:ascii="Times New Roman" w:hAnsi="Times New Roman" w:cs="Times New Roman" w:hint="eastAsia"/>
          </w:rPr>
          <w:delText xml:space="preserve">in </w:delText>
        </w:r>
        <w:r w:rsidR="00A77620" w:rsidDel="00AB5E9D">
          <w:rPr>
            <w:rFonts w:ascii="Times New Roman" w:hAnsi="Times New Roman" w:cs="Times New Roman"/>
          </w:rPr>
          <w:delText>predicting travel time.</w:delText>
        </w:r>
        <w:r w:rsidR="00776D7B" w:rsidDel="00AB5E9D">
          <w:rPr>
            <w:rFonts w:ascii="Times New Roman" w:hAnsi="Times New Roman" w:cs="Times New Roman"/>
          </w:rPr>
          <w:delText xml:space="preserve"> </w:delText>
        </w:r>
        <w:r w:rsidR="00227643" w:rsidDel="00AB5E9D">
          <w:rPr>
            <w:rFonts w:ascii="Times New Roman" w:hAnsi="Times New Roman" w:cs="Times New Roman"/>
          </w:rPr>
          <w:delText>In addition, when we excluded w</w:delText>
        </w:r>
        <w:r w:rsidR="00227643" w:rsidRPr="00227643" w:rsidDel="00AB5E9D">
          <w:rPr>
            <w:rFonts w:ascii="Times New Roman" w:hAnsi="Times New Roman" w:cs="Times New Roman"/>
          </w:rPr>
          <w:delText>orkday</w:delText>
        </w:r>
        <w:r w:rsidR="00227643" w:rsidDel="00AB5E9D">
          <w:rPr>
            <w:rFonts w:ascii="Times New Roman" w:hAnsi="Times New Roman" w:cs="Times New Roman"/>
          </w:rPr>
          <w:delText xml:space="preserve"> and public holiday, </w:delText>
        </w:r>
        <w:r w:rsidR="004F456B" w:rsidDel="00AB5E9D">
          <w:rPr>
            <w:rFonts w:ascii="Times New Roman" w:hAnsi="Times New Roman" w:cs="Times New Roman" w:hint="eastAsia"/>
          </w:rPr>
          <w:delText>their</w:delText>
        </w:r>
        <w:r w:rsidR="00227643" w:rsidDel="00AB5E9D">
          <w:rPr>
            <w:rFonts w:ascii="Times New Roman" w:hAnsi="Times New Roman" w:cs="Times New Roman"/>
          </w:rPr>
          <w:delText xml:space="preserve"> MAPE score </w:delText>
        </w:r>
        <w:r w:rsidR="00F41451" w:rsidDel="00AB5E9D">
          <w:rPr>
            <w:rFonts w:ascii="Times New Roman" w:hAnsi="Times New Roman" w:cs="Times New Roman"/>
          </w:rPr>
          <w:delText>decrease</w:delText>
        </w:r>
        <w:r w:rsidR="00227643" w:rsidDel="00AB5E9D">
          <w:rPr>
            <w:rFonts w:ascii="Times New Roman" w:hAnsi="Times New Roman" w:cs="Times New Roman"/>
          </w:rPr>
          <w:delText xml:space="preserve"> in both </w:delText>
        </w:r>
        <w:r w:rsidR="0086028D" w:rsidDel="00AB5E9D">
          <w:rPr>
            <w:rFonts w:ascii="Times New Roman" w:hAnsi="Times New Roman" w:cs="Times New Roman" w:hint="eastAsia"/>
          </w:rPr>
          <w:delText xml:space="preserve">of the </w:delText>
        </w:r>
        <w:r w:rsidR="00227643" w:rsidDel="00AB5E9D">
          <w:rPr>
            <w:rFonts w:ascii="Times New Roman" w:hAnsi="Times New Roman" w:cs="Times New Roman"/>
          </w:rPr>
          <w:delText xml:space="preserve">target time </w:delText>
        </w:r>
        <w:r w:rsidR="0086028D" w:rsidDel="00AB5E9D">
          <w:rPr>
            <w:rFonts w:ascii="Times New Roman" w:hAnsi="Times New Roman" w:cs="Times New Roman" w:hint="eastAsia"/>
          </w:rPr>
          <w:delText>slots</w:delText>
        </w:r>
        <w:r w:rsidR="00F41451" w:rsidDel="00AB5E9D">
          <w:rPr>
            <w:rFonts w:ascii="Times New Roman" w:hAnsi="Times New Roman" w:cs="Times New Roman"/>
          </w:rPr>
          <w:delText>, but the</w:delText>
        </w:r>
        <w:r w:rsidR="004F456B" w:rsidDel="00AB5E9D">
          <w:rPr>
            <w:rFonts w:ascii="Times New Roman" w:hAnsi="Times New Roman" w:cs="Times New Roman" w:hint="eastAsia"/>
          </w:rPr>
          <w:delText>ir</w:delText>
        </w:r>
        <w:r w:rsidR="00F41451" w:rsidDel="00AB5E9D">
          <w:rPr>
            <w:rFonts w:ascii="Times New Roman" w:hAnsi="Times New Roman" w:cs="Times New Roman"/>
          </w:rPr>
          <w:delText xml:space="preserve"> RMSE score increase in the time slot of</w:delText>
        </w:r>
        <w:r w:rsidR="00696A25" w:rsidDel="00AB5E9D">
          <w:rPr>
            <w:rFonts w:ascii="Times New Roman" w:hAnsi="Times New Roman" w:cs="Times New Roman"/>
          </w:rPr>
          <w:delText xml:space="preserve"> </w:delText>
        </w:r>
        <w:r w:rsidR="00F41451" w:rsidDel="00AB5E9D">
          <w:rPr>
            <w:rFonts w:ascii="Times New Roman" w:hAnsi="Times New Roman" w:cs="Times New Roman"/>
          </w:rPr>
          <w:delText xml:space="preserve">PM </w:delText>
        </w:r>
        <w:r w:rsidR="009949D6" w:rsidDel="00AB5E9D">
          <w:rPr>
            <w:rFonts w:ascii="Times New Roman" w:hAnsi="Times New Roman" w:cs="Times New Roman" w:hint="eastAsia"/>
          </w:rPr>
          <w:delText xml:space="preserve">1700 </w:delText>
        </w:r>
        <w:r w:rsidR="00F41451" w:rsidDel="00AB5E9D">
          <w:rPr>
            <w:rFonts w:ascii="Times New Roman" w:hAnsi="Times New Roman" w:cs="Times New Roman"/>
          </w:rPr>
          <w:delText>to PM</w:delText>
        </w:r>
        <w:r w:rsidR="009949D6" w:rsidDel="00AB5E9D">
          <w:rPr>
            <w:rFonts w:ascii="Times New Roman" w:hAnsi="Times New Roman" w:cs="Times New Roman" w:hint="eastAsia"/>
          </w:rPr>
          <w:delText xml:space="preserve"> 1800</w:delText>
        </w:r>
        <w:r w:rsidR="00F41451" w:rsidDel="00AB5E9D">
          <w:rPr>
            <w:rFonts w:ascii="Times New Roman" w:hAnsi="Times New Roman" w:cs="Times New Roman"/>
          </w:rPr>
          <w:delText>.</w:delText>
        </w:r>
        <w:r w:rsidR="003D7CAC" w:rsidDel="00AB5E9D">
          <w:rPr>
            <w:rFonts w:ascii="Times New Roman" w:hAnsi="Times New Roman" w:cs="Times New Roman"/>
          </w:rPr>
          <w:delText xml:space="preserve"> </w:delText>
        </w:r>
        <w:r w:rsidR="009949D6" w:rsidDel="00AB5E9D">
          <w:rPr>
            <w:rFonts w:ascii="Times New Roman" w:hAnsi="Times New Roman" w:cs="Times New Roman" w:hint="eastAsia"/>
          </w:rPr>
          <w:delText xml:space="preserve">The results </w:delText>
        </w:r>
        <w:r w:rsidR="00BB7A5D" w:rsidRPr="00BB7A5D" w:rsidDel="00AB5E9D">
          <w:rPr>
            <w:rFonts w:ascii="Times New Roman" w:hAnsi="Times New Roman" w:cs="Times New Roman"/>
          </w:rPr>
          <w:delText>represent</w:delText>
        </w:r>
        <w:r w:rsidR="003D7CAC" w:rsidDel="00AB5E9D">
          <w:rPr>
            <w:rFonts w:ascii="Times New Roman" w:hAnsi="Times New Roman" w:cs="Times New Roman"/>
          </w:rPr>
          <w:delText xml:space="preserve"> </w:delText>
        </w:r>
        <w:r w:rsidR="0086028D" w:rsidDel="00AB5E9D">
          <w:rPr>
            <w:rFonts w:ascii="Times New Roman" w:hAnsi="Times New Roman" w:cs="Times New Roman" w:hint="eastAsia"/>
          </w:rPr>
          <w:delText xml:space="preserve">workday and public holiday </w:delText>
        </w:r>
        <w:r w:rsidR="003D7CAC" w:rsidDel="00AB5E9D">
          <w:rPr>
            <w:rFonts w:ascii="Times New Roman" w:hAnsi="Times New Roman" w:cs="Times New Roman"/>
          </w:rPr>
          <w:delText xml:space="preserve">features are not helpful </w:delText>
        </w:r>
        <w:r w:rsidR="0086028D" w:rsidDel="00AB5E9D">
          <w:rPr>
            <w:rFonts w:ascii="Times New Roman" w:hAnsi="Times New Roman" w:cs="Times New Roman" w:hint="eastAsia"/>
          </w:rPr>
          <w:delText xml:space="preserve">in </w:delText>
        </w:r>
        <w:r w:rsidR="003D7CAC" w:rsidDel="00AB5E9D">
          <w:rPr>
            <w:rFonts w:ascii="Times New Roman" w:hAnsi="Times New Roman" w:cs="Times New Roman"/>
          </w:rPr>
          <w:delText>predicting travel time for time slot of AM</w:delText>
        </w:r>
        <w:r w:rsidR="0086028D" w:rsidDel="00AB5E9D">
          <w:rPr>
            <w:rFonts w:ascii="Times New Roman" w:hAnsi="Times New Roman" w:cs="Times New Roman" w:hint="eastAsia"/>
          </w:rPr>
          <w:delText xml:space="preserve"> 0900 </w:delText>
        </w:r>
        <w:r w:rsidR="003D7CAC" w:rsidDel="00AB5E9D">
          <w:rPr>
            <w:rFonts w:ascii="Times New Roman" w:hAnsi="Times New Roman" w:cs="Times New Roman"/>
          </w:rPr>
          <w:delText>to AM</w:delText>
        </w:r>
        <w:r w:rsidR="0086028D" w:rsidDel="00AB5E9D">
          <w:rPr>
            <w:rFonts w:ascii="Times New Roman" w:hAnsi="Times New Roman" w:cs="Times New Roman" w:hint="eastAsia"/>
          </w:rPr>
          <w:delText xml:space="preserve"> 1000</w:delText>
        </w:r>
        <w:r w:rsidR="003D7CAC" w:rsidDel="00AB5E9D">
          <w:rPr>
            <w:rFonts w:ascii="Times New Roman" w:hAnsi="Times New Roman" w:cs="Times New Roman"/>
          </w:rPr>
          <w:delText>.</w:delText>
        </w:r>
        <w:r w:rsidR="003F5B11" w:rsidDel="00AB5E9D">
          <w:rPr>
            <w:rFonts w:ascii="Times New Roman" w:hAnsi="Times New Roman" w:cs="Times New Roman"/>
          </w:rPr>
          <w:delText xml:space="preserve"> </w:delText>
        </w:r>
        <w:r w:rsidR="0086028D" w:rsidDel="00AB5E9D">
          <w:rPr>
            <w:rFonts w:ascii="Times New Roman" w:hAnsi="Times New Roman" w:cs="Times New Roman" w:hint="eastAsia"/>
          </w:rPr>
          <w:delText xml:space="preserve">That is, the workday and public holiday </w:delText>
        </w:r>
        <w:r w:rsidR="0086028D" w:rsidDel="00AB5E9D">
          <w:rPr>
            <w:rFonts w:ascii="Times New Roman" w:hAnsi="Times New Roman" w:cs="Times New Roman"/>
          </w:rPr>
          <w:delText>features</w:delText>
        </w:r>
        <w:r w:rsidR="0086028D" w:rsidDel="00AB5E9D">
          <w:rPr>
            <w:rFonts w:ascii="Times New Roman" w:hAnsi="Times New Roman" w:cs="Times New Roman" w:hint="eastAsia"/>
          </w:rPr>
          <w:delText xml:space="preserve"> has little influence on the travelling time in the time slot </w:delText>
        </w:r>
        <w:r w:rsidR="0086028D" w:rsidDel="00AB5E9D">
          <w:rPr>
            <w:rFonts w:ascii="Times New Roman" w:hAnsi="Times New Roman" w:cs="Times New Roman"/>
          </w:rPr>
          <w:delText>of AM</w:delText>
        </w:r>
        <w:r w:rsidR="0086028D" w:rsidDel="00AB5E9D">
          <w:rPr>
            <w:rFonts w:ascii="Times New Roman" w:hAnsi="Times New Roman" w:cs="Times New Roman" w:hint="eastAsia"/>
          </w:rPr>
          <w:delText xml:space="preserve"> 0900 </w:delText>
        </w:r>
        <w:r w:rsidR="0086028D" w:rsidDel="00AB5E9D">
          <w:rPr>
            <w:rFonts w:ascii="Times New Roman" w:hAnsi="Times New Roman" w:cs="Times New Roman"/>
          </w:rPr>
          <w:delText>to AM</w:delText>
        </w:r>
        <w:r w:rsidR="0086028D" w:rsidDel="00AB5E9D">
          <w:rPr>
            <w:rFonts w:ascii="Times New Roman" w:hAnsi="Times New Roman" w:cs="Times New Roman" w:hint="eastAsia"/>
          </w:rPr>
          <w:delText xml:space="preserve"> 1000, but has influence in the time slot </w:delText>
        </w:r>
        <w:r w:rsidR="0086028D" w:rsidDel="00AB5E9D">
          <w:rPr>
            <w:rFonts w:ascii="Times New Roman" w:hAnsi="Times New Roman" w:cs="Times New Roman"/>
          </w:rPr>
          <w:delText>of AM</w:delText>
        </w:r>
        <w:r w:rsidR="0086028D" w:rsidDel="00AB5E9D">
          <w:rPr>
            <w:rFonts w:ascii="Times New Roman" w:hAnsi="Times New Roman" w:cs="Times New Roman" w:hint="eastAsia"/>
          </w:rPr>
          <w:delText xml:space="preserve"> 0900 </w:delText>
        </w:r>
        <w:r w:rsidR="0086028D" w:rsidDel="00AB5E9D">
          <w:rPr>
            <w:rFonts w:ascii="Times New Roman" w:hAnsi="Times New Roman" w:cs="Times New Roman"/>
          </w:rPr>
          <w:delText>to AM</w:delText>
        </w:r>
        <w:r w:rsidR="0086028D" w:rsidDel="00AB5E9D">
          <w:rPr>
            <w:rFonts w:ascii="Times New Roman" w:hAnsi="Times New Roman" w:cs="Times New Roman" w:hint="eastAsia"/>
          </w:rPr>
          <w:delText xml:space="preserve"> 1000. These results can be explained the phenomena that in the work day and public holiday, the </w:delText>
        </w:r>
        <w:r w:rsidR="0086028D" w:rsidDel="00AB5E9D">
          <w:rPr>
            <w:rFonts w:ascii="Times New Roman" w:hAnsi="Times New Roman" w:cs="Times New Roman"/>
          </w:rPr>
          <w:delText>frequency</w:delText>
        </w:r>
        <w:r w:rsidR="0086028D" w:rsidDel="00AB5E9D">
          <w:rPr>
            <w:rFonts w:ascii="Times New Roman" w:hAnsi="Times New Roman" w:cs="Times New Roman" w:hint="eastAsia"/>
          </w:rPr>
          <w:delText xml:space="preserve"> that people drive their cars in the routes are similar</w:delText>
        </w:r>
        <w:r w:rsidR="00780305" w:rsidDel="00AB5E9D">
          <w:rPr>
            <w:rFonts w:ascii="Times New Roman" w:hAnsi="Times New Roman" w:cs="Times New Roman" w:hint="eastAsia"/>
          </w:rPr>
          <w:delText xml:space="preserve"> in the time slot </w:delText>
        </w:r>
        <w:r w:rsidR="00780305" w:rsidDel="00AB5E9D">
          <w:rPr>
            <w:rFonts w:ascii="Times New Roman" w:hAnsi="Times New Roman" w:cs="Times New Roman"/>
          </w:rPr>
          <w:delText>of AM</w:delText>
        </w:r>
        <w:r w:rsidR="00780305" w:rsidDel="00AB5E9D">
          <w:rPr>
            <w:rFonts w:ascii="Times New Roman" w:hAnsi="Times New Roman" w:cs="Times New Roman" w:hint="eastAsia"/>
          </w:rPr>
          <w:delText xml:space="preserve"> 0900 </w:delText>
        </w:r>
        <w:r w:rsidR="00780305" w:rsidDel="00AB5E9D">
          <w:rPr>
            <w:rFonts w:ascii="Times New Roman" w:hAnsi="Times New Roman" w:cs="Times New Roman"/>
          </w:rPr>
          <w:delText>to AM</w:delText>
        </w:r>
        <w:r w:rsidR="00780305" w:rsidDel="00AB5E9D">
          <w:rPr>
            <w:rFonts w:ascii="Times New Roman" w:hAnsi="Times New Roman" w:cs="Times New Roman" w:hint="eastAsia"/>
          </w:rPr>
          <w:delText xml:space="preserve"> 1000</w:delText>
        </w:r>
        <w:r w:rsidR="0086028D" w:rsidDel="00AB5E9D">
          <w:rPr>
            <w:rFonts w:ascii="Times New Roman" w:hAnsi="Times New Roman" w:cs="Times New Roman" w:hint="eastAsia"/>
          </w:rPr>
          <w:delText xml:space="preserve">, regardless of that the day is work day or holiday. But the </w:delText>
        </w:r>
        <w:r w:rsidR="0086028D" w:rsidDel="00AB5E9D">
          <w:rPr>
            <w:rFonts w:ascii="Times New Roman" w:hAnsi="Times New Roman" w:cs="Times New Roman"/>
          </w:rPr>
          <w:delText>frequency</w:delText>
        </w:r>
        <w:r w:rsidR="0086028D" w:rsidDel="00AB5E9D">
          <w:rPr>
            <w:rFonts w:ascii="Times New Roman" w:hAnsi="Times New Roman" w:cs="Times New Roman" w:hint="eastAsia"/>
          </w:rPr>
          <w:delText xml:space="preserve"> that people drive their cars in the routes are different significantly </w:delText>
        </w:r>
        <w:r w:rsidR="00780305" w:rsidDel="00AB5E9D">
          <w:rPr>
            <w:rFonts w:ascii="Times New Roman" w:hAnsi="Times New Roman" w:cs="Times New Roman"/>
          </w:rPr>
          <w:delText xml:space="preserve">in the time slot of PM </w:delText>
        </w:r>
        <w:r w:rsidR="00780305" w:rsidDel="00AB5E9D">
          <w:rPr>
            <w:rFonts w:ascii="Times New Roman" w:hAnsi="Times New Roman" w:cs="Times New Roman" w:hint="eastAsia"/>
          </w:rPr>
          <w:delText xml:space="preserve">1700 </w:delText>
        </w:r>
        <w:r w:rsidR="00780305" w:rsidDel="00AB5E9D">
          <w:rPr>
            <w:rFonts w:ascii="Times New Roman" w:hAnsi="Times New Roman" w:cs="Times New Roman"/>
          </w:rPr>
          <w:delText>to PM</w:delText>
        </w:r>
        <w:r w:rsidR="00780305" w:rsidDel="00AB5E9D">
          <w:rPr>
            <w:rFonts w:ascii="Times New Roman" w:hAnsi="Times New Roman" w:cs="Times New Roman" w:hint="eastAsia"/>
          </w:rPr>
          <w:delText xml:space="preserve"> 1800 (the rush hour), according to the day being work day or public holiday. </w:delText>
        </w:r>
      </w:del>
    </w:p>
    <w:p w:rsidR="006039D1" w:rsidRPr="006039D1" w:rsidDel="00AB5E9D" w:rsidRDefault="006039D1">
      <w:pPr>
        <w:ind w:left="360"/>
        <w:jc w:val="both"/>
        <w:rPr>
          <w:del w:id="369" w:author="ASUS" w:date="2018-06-06T12:12:00Z"/>
          <w:rFonts w:ascii="Times New Roman" w:hAnsi="Times New Roman" w:cs="Times New Roman"/>
          <w:b/>
          <w:sz w:val="20"/>
          <w:szCs w:val="20"/>
        </w:rPr>
        <w:pPrChange w:id="370" w:author="ASUS" w:date="2018-06-06T12:12:00Z">
          <w:pPr>
            <w:widowControl/>
          </w:pPr>
        </w:pPrChange>
      </w:pPr>
    </w:p>
    <w:p w:rsidR="00A25418" w:rsidRPr="002C02BD" w:rsidDel="00AB5E9D" w:rsidRDefault="00494D63">
      <w:pPr>
        <w:pStyle w:val="Caption"/>
        <w:ind w:left="360"/>
        <w:jc w:val="both"/>
        <w:rPr>
          <w:del w:id="371" w:author="ASUS" w:date="2018-06-06T12:12:00Z"/>
          <w:rFonts w:ascii="Times New Roman" w:hAnsi="Times New Roman" w:cs="Times New Roman"/>
          <w:sz w:val="24"/>
          <w:szCs w:val="24"/>
        </w:rPr>
        <w:pPrChange w:id="372" w:author="ASUS" w:date="2018-06-06T12:12:00Z">
          <w:pPr>
            <w:pStyle w:val="Caption"/>
            <w:jc w:val="both"/>
          </w:pPr>
        </w:pPrChange>
      </w:pPr>
      <w:bookmarkStart w:id="373" w:name="_Toc502054406"/>
      <w:del w:id="374" w:author="ASUS" w:date="2018-06-06T12:12:00Z">
        <w:r w:rsidRPr="002C02BD" w:rsidDel="00AB5E9D">
          <w:rPr>
            <w:rFonts w:ascii="Times New Roman" w:hAnsi="Times New Roman" w:cs="Times New Roman"/>
            <w:sz w:val="24"/>
            <w:szCs w:val="24"/>
          </w:rPr>
          <w:delText>Table</w:delText>
        </w:r>
        <w:r w:rsidR="00780305" w:rsidRPr="002C02BD" w:rsidDel="00AB5E9D">
          <w:rPr>
            <w:rFonts w:ascii="Times New Roman" w:hAnsi="Times New Roman" w:cs="Times New Roman" w:hint="eastAsia"/>
            <w:sz w:val="24"/>
            <w:szCs w:val="24"/>
          </w:rPr>
          <w:delText xml:space="preserve"> </w:delText>
        </w:r>
        <w:r w:rsidR="002C02BD" w:rsidRPr="002C02BD" w:rsidDel="00AB5E9D">
          <w:rPr>
            <w:rFonts w:ascii="Times New Roman" w:hAnsi="Times New Roman" w:cs="Times New Roman" w:hint="eastAsia"/>
            <w:sz w:val="24"/>
            <w:szCs w:val="24"/>
          </w:rPr>
          <w:delText>3</w:delText>
        </w:r>
        <w:r w:rsidR="00780305" w:rsidRPr="002C02BD" w:rsidDel="00AB5E9D">
          <w:rPr>
            <w:rFonts w:ascii="Times New Roman" w:hAnsi="Times New Roman" w:cs="Times New Roman" w:hint="eastAsia"/>
            <w:sz w:val="24"/>
            <w:szCs w:val="24"/>
          </w:rPr>
          <w:delText xml:space="preserve">. Precision evaluation for </w:delText>
        </w:r>
        <w:r w:rsidRPr="002C02BD" w:rsidDel="00AB5E9D">
          <w:rPr>
            <w:rFonts w:ascii="Times New Roman" w:hAnsi="Times New Roman" w:cs="Times New Roman"/>
            <w:sz w:val="24"/>
            <w:szCs w:val="24"/>
          </w:rPr>
          <w:delText xml:space="preserve">experiments </w:delText>
        </w:r>
        <w:r w:rsidR="00780305" w:rsidRPr="002C02BD" w:rsidDel="00AB5E9D">
          <w:rPr>
            <w:rFonts w:ascii="Times New Roman" w:hAnsi="Times New Roman" w:cs="Times New Roman" w:hint="eastAsia"/>
            <w:sz w:val="24"/>
            <w:szCs w:val="24"/>
          </w:rPr>
          <w:delText xml:space="preserve">no. from </w:delText>
        </w:r>
        <w:r w:rsidRPr="002C02BD" w:rsidDel="00AB5E9D">
          <w:rPr>
            <w:rFonts w:ascii="Times New Roman" w:hAnsi="Times New Roman" w:cs="Times New Roman"/>
            <w:sz w:val="24"/>
            <w:szCs w:val="24"/>
          </w:rPr>
          <w:delText>1.1 to 1.8</w:delText>
        </w:r>
        <w:r w:rsidR="001A5819" w:rsidRPr="002C02BD" w:rsidDel="00AB5E9D">
          <w:rPr>
            <w:rFonts w:ascii="Times New Roman" w:hAnsi="Times New Roman" w:cs="Times New Roman"/>
            <w:sz w:val="24"/>
            <w:szCs w:val="24"/>
          </w:rPr>
          <w:delText xml:space="preserve"> </w:delText>
        </w:r>
        <w:r w:rsidR="00780305" w:rsidRPr="002C02BD" w:rsidDel="00AB5E9D">
          <w:rPr>
            <w:rFonts w:ascii="Times New Roman" w:hAnsi="Times New Roman" w:cs="Times New Roman" w:hint="eastAsia"/>
            <w:sz w:val="24"/>
            <w:szCs w:val="24"/>
          </w:rPr>
          <w:delText xml:space="preserve">for the time slot </w:delText>
        </w:r>
        <w:r w:rsidR="001A5819" w:rsidRPr="002C02BD" w:rsidDel="00AB5E9D">
          <w:rPr>
            <w:rFonts w:ascii="Times New Roman" w:hAnsi="Times New Roman" w:cs="Times New Roman"/>
            <w:sz w:val="24"/>
            <w:szCs w:val="24"/>
          </w:rPr>
          <w:delText>AM</w:delText>
        </w:r>
        <w:r w:rsidR="00780305" w:rsidRPr="002C02BD" w:rsidDel="00AB5E9D">
          <w:rPr>
            <w:rFonts w:ascii="Times New Roman" w:hAnsi="Times New Roman" w:cs="Times New Roman" w:hint="eastAsia"/>
            <w:sz w:val="24"/>
            <w:szCs w:val="24"/>
          </w:rPr>
          <w:delText xml:space="preserve"> 0900</w:delText>
        </w:r>
        <w:r w:rsidR="001A5819" w:rsidRPr="002C02BD" w:rsidDel="00AB5E9D">
          <w:rPr>
            <w:rFonts w:ascii="Times New Roman" w:hAnsi="Times New Roman" w:cs="Times New Roman"/>
            <w:sz w:val="24"/>
            <w:szCs w:val="24"/>
          </w:rPr>
          <w:delText xml:space="preserve"> to AM</w:delText>
        </w:r>
        <w:bookmarkEnd w:id="373"/>
        <w:r w:rsidR="00780305" w:rsidRPr="002C02BD" w:rsidDel="00AB5E9D">
          <w:rPr>
            <w:rFonts w:ascii="Times New Roman" w:hAnsi="Times New Roman" w:cs="Times New Roman" w:hint="eastAsia"/>
            <w:sz w:val="24"/>
            <w:szCs w:val="24"/>
          </w:rPr>
          <w:delText xml:space="preserve"> 1000</w:delText>
        </w:r>
        <w:r w:rsidR="004F456B" w:rsidRPr="002C02BD" w:rsidDel="00AB5E9D">
          <w:rPr>
            <w:rFonts w:ascii="Times New Roman" w:hAnsi="Times New Roman" w:cs="Times New Roman" w:hint="eastAsia"/>
            <w:sz w:val="24"/>
            <w:szCs w:val="24"/>
          </w:rPr>
          <w:delText>.</w:delText>
        </w:r>
      </w:del>
    </w:p>
    <w:tbl>
      <w:tblPr>
        <w:tblStyle w:val="TableGrid"/>
        <w:tblW w:w="0" w:type="auto"/>
        <w:tblLook w:val="04A0" w:firstRow="1" w:lastRow="0" w:firstColumn="1" w:lastColumn="0" w:noHBand="0" w:noVBand="1"/>
      </w:tblPr>
      <w:tblGrid>
        <w:gridCol w:w="1668"/>
        <w:gridCol w:w="766"/>
        <w:gridCol w:w="862"/>
        <w:gridCol w:w="804"/>
        <w:gridCol w:w="904"/>
        <w:gridCol w:w="904"/>
        <w:gridCol w:w="904"/>
        <w:gridCol w:w="904"/>
        <w:gridCol w:w="904"/>
      </w:tblGrid>
      <w:tr w:rsidR="007D607A" w:rsidRPr="00BA2915" w:rsidDel="00AB5E9D" w:rsidTr="007341C2">
        <w:trPr>
          <w:trHeight w:val="552"/>
          <w:del w:id="375" w:author="ASUS" w:date="2018-06-06T12:12:00Z"/>
        </w:trPr>
        <w:tc>
          <w:tcPr>
            <w:tcW w:w="1668" w:type="dxa"/>
            <w:tcBorders>
              <w:tl2br w:val="single" w:sz="4" w:space="0" w:color="auto"/>
            </w:tcBorders>
            <w:noWrap/>
            <w:hideMark/>
          </w:tcPr>
          <w:p w:rsidR="007916A8" w:rsidRPr="00BA2915" w:rsidDel="00AB5E9D" w:rsidRDefault="007916A8">
            <w:pPr>
              <w:snapToGrid w:val="0"/>
              <w:ind w:left="360"/>
              <w:jc w:val="both"/>
              <w:rPr>
                <w:del w:id="376" w:author="ASUS" w:date="2018-06-06T12:12:00Z"/>
                <w:rFonts w:ascii="Times New Roman" w:hAnsi="Times New Roman" w:cs="Times New Roman"/>
                <w:sz w:val="20"/>
              </w:rPr>
              <w:pPrChange w:id="377" w:author="ASUS" w:date="2018-06-06T12:12:00Z">
                <w:pPr>
                  <w:widowControl/>
                  <w:snapToGrid w:val="0"/>
                  <w:jc w:val="both"/>
                </w:pPr>
              </w:pPrChange>
            </w:pPr>
            <w:del w:id="378" w:author="ASUS" w:date="2018-06-06T12:12:00Z">
              <w:r w:rsidRPr="00BA2915" w:rsidDel="00AB5E9D">
                <w:rPr>
                  <w:rFonts w:ascii="Times New Roman" w:hAnsi="Times New Roman" w:cs="Times New Roman"/>
                  <w:sz w:val="20"/>
                </w:rPr>
                <w:delText xml:space="preserve">   Exp. </w:delText>
              </w:r>
              <w:r w:rsidR="009949D6" w:rsidRPr="00BA2915" w:rsidDel="00AB5E9D">
                <w:rPr>
                  <w:rFonts w:ascii="Times New Roman" w:hAnsi="Times New Roman" w:cs="Times New Roman"/>
                  <w:sz w:val="20"/>
                </w:rPr>
                <w:delText>N</w:delText>
              </w:r>
              <w:r w:rsidRPr="00BA2915" w:rsidDel="00AB5E9D">
                <w:rPr>
                  <w:rFonts w:ascii="Times New Roman" w:hAnsi="Times New Roman" w:cs="Times New Roman"/>
                  <w:sz w:val="20"/>
                </w:rPr>
                <w:delText>o</w:delText>
              </w:r>
            </w:del>
          </w:p>
          <w:p w:rsidR="007916A8" w:rsidRPr="00BA2915" w:rsidDel="00AB5E9D" w:rsidRDefault="007916A8">
            <w:pPr>
              <w:snapToGrid w:val="0"/>
              <w:ind w:left="360"/>
              <w:jc w:val="both"/>
              <w:rPr>
                <w:del w:id="379" w:author="ASUS" w:date="2018-06-06T12:12:00Z"/>
                <w:rFonts w:ascii="Times New Roman" w:hAnsi="Times New Roman" w:cs="Times New Roman"/>
                <w:sz w:val="20"/>
              </w:rPr>
              <w:pPrChange w:id="380" w:author="ASUS" w:date="2018-06-06T12:12:00Z">
                <w:pPr>
                  <w:widowControl/>
                  <w:snapToGrid w:val="0"/>
                  <w:jc w:val="both"/>
                </w:pPr>
              </w:pPrChange>
            </w:pPr>
          </w:p>
          <w:p w:rsidR="007D607A" w:rsidRPr="00BA2915" w:rsidDel="00AB5E9D" w:rsidRDefault="007916A8">
            <w:pPr>
              <w:snapToGrid w:val="0"/>
              <w:ind w:left="360"/>
              <w:jc w:val="both"/>
              <w:rPr>
                <w:del w:id="381" w:author="ASUS" w:date="2018-06-06T12:12:00Z"/>
                <w:rFonts w:ascii="Times New Roman" w:hAnsi="Times New Roman" w:cs="Times New Roman"/>
                <w:sz w:val="20"/>
              </w:rPr>
              <w:pPrChange w:id="382" w:author="ASUS" w:date="2018-06-06T12:12:00Z">
                <w:pPr>
                  <w:widowControl/>
                  <w:snapToGrid w:val="0"/>
                  <w:jc w:val="both"/>
                </w:pPr>
              </w:pPrChange>
            </w:pPr>
            <w:del w:id="383" w:author="ASUS" w:date="2018-06-06T12:12:00Z">
              <w:r w:rsidRPr="00BA2915" w:rsidDel="00AB5E9D">
                <w:rPr>
                  <w:rFonts w:ascii="Times New Roman" w:hAnsi="Times New Roman" w:cs="Times New Roman"/>
                  <w:sz w:val="20"/>
                </w:rPr>
                <w:delText>Metrics</w:delText>
              </w:r>
            </w:del>
          </w:p>
        </w:tc>
        <w:tc>
          <w:tcPr>
            <w:tcW w:w="442" w:type="dxa"/>
            <w:noWrap/>
            <w:vAlign w:val="center"/>
            <w:hideMark/>
          </w:tcPr>
          <w:p w:rsidR="007D607A" w:rsidRPr="00BA2915" w:rsidDel="00AB5E9D" w:rsidRDefault="007D607A">
            <w:pPr>
              <w:snapToGrid w:val="0"/>
              <w:ind w:left="360"/>
              <w:jc w:val="both"/>
              <w:rPr>
                <w:del w:id="384" w:author="ASUS" w:date="2018-06-06T12:12:00Z"/>
                <w:rFonts w:ascii="Times New Roman" w:hAnsi="Times New Roman" w:cs="Times New Roman"/>
                <w:sz w:val="20"/>
              </w:rPr>
              <w:pPrChange w:id="385" w:author="ASUS" w:date="2018-06-06T12:12:00Z">
                <w:pPr>
                  <w:widowControl/>
                  <w:snapToGrid w:val="0"/>
                  <w:jc w:val="both"/>
                </w:pPr>
              </w:pPrChange>
            </w:pPr>
            <w:del w:id="386" w:author="ASUS" w:date="2018-06-06T12:12:00Z">
              <w:r w:rsidRPr="00BA2915" w:rsidDel="00AB5E9D">
                <w:rPr>
                  <w:rFonts w:ascii="Times New Roman" w:hAnsi="Times New Roman" w:cs="Times New Roman"/>
                  <w:sz w:val="20"/>
                </w:rPr>
                <w:delText>1.1</w:delText>
              </w:r>
            </w:del>
          </w:p>
        </w:tc>
        <w:tc>
          <w:tcPr>
            <w:tcW w:w="862" w:type="dxa"/>
            <w:noWrap/>
            <w:vAlign w:val="center"/>
            <w:hideMark/>
          </w:tcPr>
          <w:p w:rsidR="007D607A" w:rsidRPr="00BA2915" w:rsidDel="00AB5E9D" w:rsidRDefault="007D607A">
            <w:pPr>
              <w:snapToGrid w:val="0"/>
              <w:ind w:left="360"/>
              <w:jc w:val="both"/>
              <w:rPr>
                <w:del w:id="387" w:author="ASUS" w:date="2018-06-06T12:12:00Z"/>
                <w:rFonts w:ascii="Times New Roman" w:hAnsi="Times New Roman" w:cs="Times New Roman"/>
                <w:sz w:val="20"/>
              </w:rPr>
              <w:pPrChange w:id="388" w:author="ASUS" w:date="2018-06-06T12:12:00Z">
                <w:pPr>
                  <w:widowControl/>
                  <w:snapToGrid w:val="0"/>
                  <w:jc w:val="both"/>
                </w:pPr>
              </w:pPrChange>
            </w:pPr>
            <w:del w:id="389" w:author="ASUS" w:date="2018-06-06T12:12:00Z">
              <w:r w:rsidRPr="00BA2915" w:rsidDel="00AB5E9D">
                <w:rPr>
                  <w:rFonts w:ascii="Times New Roman" w:hAnsi="Times New Roman" w:cs="Times New Roman"/>
                  <w:sz w:val="20"/>
                </w:rPr>
                <w:delText>1.2</w:delText>
              </w:r>
            </w:del>
          </w:p>
        </w:tc>
        <w:tc>
          <w:tcPr>
            <w:tcW w:w="804" w:type="dxa"/>
            <w:noWrap/>
            <w:vAlign w:val="center"/>
            <w:hideMark/>
          </w:tcPr>
          <w:p w:rsidR="007D607A" w:rsidRPr="00BA2915" w:rsidDel="00AB5E9D" w:rsidRDefault="007D607A">
            <w:pPr>
              <w:snapToGrid w:val="0"/>
              <w:ind w:left="360"/>
              <w:jc w:val="both"/>
              <w:rPr>
                <w:del w:id="390" w:author="ASUS" w:date="2018-06-06T12:12:00Z"/>
                <w:rFonts w:ascii="Times New Roman" w:hAnsi="Times New Roman" w:cs="Times New Roman"/>
                <w:sz w:val="20"/>
              </w:rPr>
              <w:pPrChange w:id="391" w:author="ASUS" w:date="2018-06-06T12:12:00Z">
                <w:pPr>
                  <w:widowControl/>
                  <w:snapToGrid w:val="0"/>
                  <w:jc w:val="both"/>
                </w:pPr>
              </w:pPrChange>
            </w:pPr>
            <w:del w:id="392" w:author="ASUS" w:date="2018-06-06T12:12:00Z">
              <w:r w:rsidRPr="00BA2915" w:rsidDel="00AB5E9D">
                <w:rPr>
                  <w:rFonts w:ascii="Times New Roman" w:hAnsi="Times New Roman" w:cs="Times New Roman"/>
                  <w:sz w:val="20"/>
                </w:rPr>
                <w:delText>1.3</w:delText>
              </w:r>
            </w:del>
          </w:p>
        </w:tc>
        <w:tc>
          <w:tcPr>
            <w:tcW w:w="904" w:type="dxa"/>
            <w:noWrap/>
            <w:vAlign w:val="center"/>
            <w:hideMark/>
          </w:tcPr>
          <w:p w:rsidR="007D607A" w:rsidRPr="00BA2915" w:rsidDel="00AB5E9D" w:rsidRDefault="007D607A">
            <w:pPr>
              <w:snapToGrid w:val="0"/>
              <w:ind w:left="360"/>
              <w:jc w:val="both"/>
              <w:rPr>
                <w:del w:id="393" w:author="ASUS" w:date="2018-06-06T12:12:00Z"/>
                <w:rFonts w:ascii="Times New Roman" w:hAnsi="Times New Roman" w:cs="Times New Roman"/>
                <w:sz w:val="20"/>
              </w:rPr>
              <w:pPrChange w:id="394" w:author="ASUS" w:date="2018-06-06T12:12:00Z">
                <w:pPr>
                  <w:widowControl/>
                  <w:snapToGrid w:val="0"/>
                  <w:jc w:val="both"/>
                </w:pPr>
              </w:pPrChange>
            </w:pPr>
            <w:del w:id="395" w:author="ASUS" w:date="2018-06-06T12:12:00Z">
              <w:r w:rsidRPr="00BA2915" w:rsidDel="00AB5E9D">
                <w:rPr>
                  <w:rFonts w:ascii="Times New Roman" w:hAnsi="Times New Roman" w:cs="Times New Roman"/>
                  <w:sz w:val="20"/>
                </w:rPr>
                <w:delText>1.4</w:delText>
              </w:r>
            </w:del>
          </w:p>
        </w:tc>
        <w:tc>
          <w:tcPr>
            <w:tcW w:w="904" w:type="dxa"/>
            <w:noWrap/>
            <w:vAlign w:val="center"/>
            <w:hideMark/>
          </w:tcPr>
          <w:p w:rsidR="007D607A" w:rsidRPr="00BA2915" w:rsidDel="00AB5E9D" w:rsidRDefault="007D607A">
            <w:pPr>
              <w:snapToGrid w:val="0"/>
              <w:ind w:left="360"/>
              <w:jc w:val="both"/>
              <w:rPr>
                <w:del w:id="396" w:author="ASUS" w:date="2018-06-06T12:12:00Z"/>
                <w:rFonts w:ascii="Times New Roman" w:hAnsi="Times New Roman" w:cs="Times New Roman"/>
                <w:sz w:val="20"/>
              </w:rPr>
              <w:pPrChange w:id="397" w:author="ASUS" w:date="2018-06-06T12:12:00Z">
                <w:pPr>
                  <w:widowControl/>
                  <w:snapToGrid w:val="0"/>
                  <w:jc w:val="both"/>
                </w:pPr>
              </w:pPrChange>
            </w:pPr>
            <w:del w:id="398" w:author="ASUS" w:date="2018-06-06T12:12:00Z">
              <w:r w:rsidRPr="00BA2915" w:rsidDel="00AB5E9D">
                <w:rPr>
                  <w:rFonts w:ascii="Times New Roman" w:hAnsi="Times New Roman" w:cs="Times New Roman"/>
                  <w:sz w:val="20"/>
                </w:rPr>
                <w:delText>1.5</w:delText>
              </w:r>
            </w:del>
          </w:p>
        </w:tc>
        <w:tc>
          <w:tcPr>
            <w:tcW w:w="904" w:type="dxa"/>
            <w:noWrap/>
            <w:vAlign w:val="center"/>
            <w:hideMark/>
          </w:tcPr>
          <w:p w:rsidR="007D607A" w:rsidRPr="00BA2915" w:rsidDel="00AB5E9D" w:rsidRDefault="007D607A">
            <w:pPr>
              <w:snapToGrid w:val="0"/>
              <w:ind w:left="360"/>
              <w:jc w:val="both"/>
              <w:rPr>
                <w:del w:id="399" w:author="ASUS" w:date="2018-06-06T12:12:00Z"/>
                <w:rFonts w:ascii="Times New Roman" w:hAnsi="Times New Roman" w:cs="Times New Roman"/>
                <w:sz w:val="20"/>
              </w:rPr>
              <w:pPrChange w:id="400" w:author="ASUS" w:date="2018-06-06T12:12:00Z">
                <w:pPr>
                  <w:widowControl/>
                  <w:snapToGrid w:val="0"/>
                  <w:jc w:val="both"/>
                </w:pPr>
              </w:pPrChange>
            </w:pPr>
            <w:del w:id="401" w:author="ASUS" w:date="2018-06-06T12:12:00Z">
              <w:r w:rsidRPr="00BA2915" w:rsidDel="00AB5E9D">
                <w:rPr>
                  <w:rFonts w:ascii="Times New Roman" w:hAnsi="Times New Roman" w:cs="Times New Roman"/>
                  <w:sz w:val="20"/>
                </w:rPr>
                <w:delText>1.6</w:delText>
              </w:r>
            </w:del>
          </w:p>
        </w:tc>
        <w:tc>
          <w:tcPr>
            <w:tcW w:w="904" w:type="dxa"/>
            <w:noWrap/>
            <w:vAlign w:val="center"/>
            <w:hideMark/>
          </w:tcPr>
          <w:p w:rsidR="007D607A" w:rsidRPr="00BA2915" w:rsidDel="00AB5E9D" w:rsidRDefault="007D607A">
            <w:pPr>
              <w:snapToGrid w:val="0"/>
              <w:ind w:left="360"/>
              <w:jc w:val="both"/>
              <w:rPr>
                <w:del w:id="402" w:author="ASUS" w:date="2018-06-06T12:12:00Z"/>
                <w:rFonts w:ascii="Times New Roman" w:hAnsi="Times New Roman" w:cs="Times New Roman"/>
                <w:sz w:val="20"/>
              </w:rPr>
              <w:pPrChange w:id="403" w:author="ASUS" w:date="2018-06-06T12:12:00Z">
                <w:pPr>
                  <w:widowControl/>
                  <w:snapToGrid w:val="0"/>
                  <w:jc w:val="both"/>
                </w:pPr>
              </w:pPrChange>
            </w:pPr>
            <w:del w:id="404" w:author="ASUS" w:date="2018-06-06T12:12:00Z">
              <w:r w:rsidRPr="00BA2915" w:rsidDel="00AB5E9D">
                <w:rPr>
                  <w:rFonts w:ascii="Times New Roman" w:hAnsi="Times New Roman" w:cs="Times New Roman"/>
                  <w:sz w:val="20"/>
                </w:rPr>
                <w:delText>1.7</w:delText>
              </w:r>
            </w:del>
          </w:p>
        </w:tc>
        <w:tc>
          <w:tcPr>
            <w:tcW w:w="904" w:type="dxa"/>
            <w:noWrap/>
            <w:vAlign w:val="center"/>
            <w:hideMark/>
          </w:tcPr>
          <w:p w:rsidR="007D607A" w:rsidRPr="00BA2915" w:rsidDel="00AB5E9D" w:rsidRDefault="007D607A">
            <w:pPr>
              <w:snapToGrid w:val="0"/>
              <w:ind w:left="360"/>
              <w:jc w:val="both"/>
              <w:rPr>
                <w:del w:id="405" w:author="ASUS" w:date="2018-06-06T12:12:00Z"/>
                <w:rFonts w:ascii="Times New Roman" w:hAnsi="Times New Roman" w:cs="Times New Roman"/>
                <w:sz w:val="20"/>
              </w:rPr>
              <w:pPrChange w:id="406" w:author="ASUS" w:date="2018-06-06T12:12:00Z">
                <w:pPr>
                  <w:widowControl/>
                  <w:snapToGrid w:val="0"/>
                  <w:jc w:val="both"/>
                </w:pPr>
              </w:pPrChange>
            </w:pPr>
            <w:del w:id="407" w:author="ASUS" w:date="2018-06-06T12:12:00Z">
              <w:r w:rsidRPr="00BA2915" w:rsidDel="00AB5E9D">
                <w:rPr>
                  <w:rFonts w:ascii="Times New Roman" w:hAnsi="Times New Roman" w:cs="Times New Roman"/>
                  <w:sz w:val="20"/>
                </w:rPr>
                <w:delText>1.8</w:delText>
              </w:r>
            </w:del>
          </w:p>
        </w:tc>
      </w:tr>
      <w:tr w:rsidR="007D607A" w:rsidRPr="00BA2915" w:rsidDel="00AB5E9D" w:rsidTr="007341C2">
        <w:trPr>
          <w:trHeight w:val="324"/>
          <w:del w:id="408" w:author="ASUS" w:date="2018-06-06T12:12:00Z"/>
        </w:trPr>
        <w:tc>
          <w:tcPr>
            <w:tcW w:w="1668" w:type="dxa"/>
            <w:noWrap/>
            <w:hideMark/>
          </w:tcPr>
          <w:p w:rsidR="00146027" w:rsidDel="00AB5E9D" w:rsidRDefault="007D607A">
            <w:pPr>
              <w:snapToGrid w:val="0"/>
              <w:ind w:left="360"/>
              <w:jc w:val="both"/>
              <w:rPr>
                <w:del w:id="409" w:author="ASUS" w:date="2018-06-06T12:12:00Z"/>
                <w:rFonts w:ascii="Times New Roman" w:hAnsi="Times New Roman" w:cs="Times New Roman"/>
                <w:sz w:val="20"/>
              </w:rPr>
              <w:pPrChange w:id="410" w:author="ASUS" w:date="2018-06-06T12:12:00Z">
                <w:pPr>
                  <w:widowControl/>
                  <w:snapToGrid w:val="0"/>
                  <w:jc w:val="both"/>
                </w:pPr>
              </w:pPrChange>
            </w:pPr>
            <w:del w:id="411" w:author="ASUS" w:date="2018-06-06T12:12:00Z">
              <w:r w:rsidRPr="00BA2915" w:rsidDel="00AB5E9D">
                <w:rPr>
                  <w:rFonts w:ascii="Times New Roman" w:hAnsi="Times New Roman" w:cs="Times New Roman"/>
                  <w:sz w:val="20"/>
                </w:rPr>
                <w:delText>mean RMSE</w:delText>
              </w:r>
            </w:del>
          </w:p>
          <w:p w:rsidR="007D607A" w:rsidRPr="00BA2915" w:rsidDel="00AB5E9D" w:rsidRDefault="007D607A">
            <w:pPr>
              <w:snapToGrid w:val="0"/>
              <w:ind w:left="360"/>
              <w:jc w:val="both"/>
              <w:rPr>
                <w:del w:id="412" w:author="ASUS" w:date="2018-06-06T12:12:00Z"/>
                <w:rFonts w:ascii="Times New Roman" w:hAnsi="Times New Roman" w:cs="Times New Roman"/>
                <w:sz w:val="20"/>
              </w:rPr>
              <w:pPrChange w:id="413" w:author="ASUS" w:date="2018-06-06T12:12:00Z">
                <w:pPr>
                  <w:widowControl/>
                  <w:snapToGrid w:val="0"/>
                  <w:jc w:val="both"/>
                </w:pPr>
              </w:pPrChange>
            </w:pPr>
            <w:del w:id="414" w:author="ASUS" w:date="2018-06-06T12:12:00Z">
              <w:r w:rsidRPr="00BA2915" w:rsidDel="00AB5E9D">
                <w:rPr>
                  <w:rFonts w:ascii="Times New Roman" w:hAnsi="Times New Roman" w:cs="Times New Roman"/>
                  <w:sz w:val="20"/>
                </w:rPr>
                <w:delText>(min)</w:delText>
              </w:r>
            </w:del>
          </w:p>
        </w:tc>
        <w:tc>
          <w:tcPr>
            <w:tcW w:w="442" w:type="dxa"/>
            <w:shd w:val="clear" w:color="auto" w:fill="BFBFBF" w:themeFill="background1" w:themeFillShade="BF"/>
            <w:noWrap/>
            <w:hideMark/>
          </w:tcPr>
          <w:p w:rsidR="007D607A" w:rsidRPr="00BA2915" w:rsidDel="00AB5E9D" w:rsidRDefault="007D607A">
            <w:pPr>
              <w:snapToGrid w:val="0"/>
              <w:ind w:left="360"/>
              <w:jc w:val="both"/>
              <w:rPr>
                <w:del w:id="415" w:author="ASUS" w:date="2018-06-06T12:12:00Z"/>
                <w:rFonts w:ascii="Times New Roman" w:hAnsi="Times New Roman" w:cs="Times New Roman"/>
                <w:sz w:val="20"/>
              </w:rPr>
              <w:pPrChange w:id="416" w:author="ASUS" w:date="2018-06-06T12:12:00Z">
                <w:pPr>
                  <w:widowControl/>
                  <w:snapToGrid w:val="0"/>
                  <w:jc w:val="both"/>
                </w:pPr>
              </w:pPrChange>
            </w:pPr>
            <w:del w:id="417" w:author="ASUS" w:date="2018-06-06T12:12:00Z">
              <w:r w:rsidRPr="00BA2915" w:rsidDel="00AB5E9D">
                <w:rPr>
                  <w:rFonts w:ascii="Times New Roman" w:hAnsi="Times New Roman" w:cs="Times New Roman"/>
                  <w:sz w:val="20"/>
                </w:rPr>
                <w:delText>0.8114</w:delText>
              </w:r>
            </w:del>
          </w:p>
        </w:tc>
        <w:tc>
          <w:tcPr>
            <w:tcW w:w="862" w:type="dxa"/>
            <w:shd w:val="clear" w:color="auto" w:fill="9CC2E5" w:themeFill="accent1" w:themeFillTint="99"/>
            <w:noWrap/>
            <w:hideMark/>
          </w:tcPr>
          <w:p w:rsidR="007D607A" w:rsidRPr="00BA2915" w:rsidDel="00AB5E9D" w:rsidRDefault="007D607A">
            <w:pPr>
              <w:snapToGrid w:val="0"/>
              <w:ind w:left="360"/>
              <w:jc w:val="both"/>
              <w:rPr>
                <w:del w:id="418" w:author="ASUS" w:date="2018-06-06T12:12:00Z"/>
                <w:rFonts w:ascii="Times New Roman" w:hAnsi="Times New Roman" w:cs="Times New Roman"/>
                <w:sz w:val="20"/>
              </w:rPr>
              <w:pPrChange w:id="419" w:author="ASUS" w:date="2018-06-06T12:12:00Z">
                <w:pPr>
                  <w:widowControl/>
                  <w:snapToGrid w:val="0"/>
                  <w:jc w:val="both"/>
                </w:pPr>
              </w:pPrChange>
            </w:pPr>
            <w:del w:id="420" w:author="ASUS" w:date="2018-06-06T12:12:00Z">
              <w:r w:rsidRPr="00BA2915" w:rsidDel="00AB5E9D">
                <w:rPr>
                  <w:rFonts w:ascii="Times New Roman" w:hAnsi="Times New Roman" w:cs="Times New Roman"/>
                  <w:sz w:val="20"/>
                </w:rPr>
                <w:delText>0.8908</w:delText>
              </w:r>
            </w:del>
          </w:p>
        </w:tc>
        <w:tc>
          <w:tcPr>
            <w:tcW w:w="804" w:type="dxa"/>
            <w:shd w:val="clear" w:color="auto" w:fill="9CC2E5" w:themeFill="accent1" w:themeFillTint="99"/>
            <w:noWrap/>
            <w:hideMark/>
          </w:tcPr>
          <w:p w:rsidR="007D607A" w:rsidRPr="00BA2915" w:rsidDel="00AB5E9D" w:rsidRDefault="007D607A">
            <w:pPr>
              <w:snapToGrid w:val="0"/>
              <w:ind w:left="360"/>
              <w:jc w:val="both"/>
              <w:rPr>
                <w:del w:id="421" w:author="ASUS" w:date="2018-06-06T12:12:00Z"/>
                <w:rFonts w:ascii="Times New Roman" w:hAnsi="Times New Roman" w:cs="Times New Roman"/>
                <w:sz w:val="20"/>
              </w:rPr>
              <w:pPrChange w:id="422" w:author="ASUS" w:date="2018-06-06T12:12:00Z">
                <w:pPr>
                  <w:widowControl/>
                  <w:snapToGrid w:val="0"/>
                  <w:jc w:val="both"/>
                </w:pPr>
              </w:pPrChange>
            </w:pPr>
            <w:del w:id="423" w:author="ASUS" w:date="2018-06-06T12:12:00Z">
              <w:r w:rsidRPr="00BA2915" w:rsidDel="00AB5E9D">
                <w:rPr>
                  <w:rFonts w:ascii="Times New Roman" w:hAnsi="Times New Roman" w:cs="Times New Roman"/>
                  <w:sz w:val="20"/>
                </w:rPr>
                <w:delText>0.8121</w:delText>
              </w:r>
            </w:del>
          </w:p>
        </w:tc>
        <w:tc>
          <w:tcPr>
            <w:tcW w:w="904" w:type="dxa"/>
            <w:shd w:val="clear" w:color="auto" w:fill="F4B083" w:themeFill="accent2" w:themeFillTint="99"/>
            <w:noWrap/>
            <w:hideMark/>
          </w:tcPr>
          <w:p w:rsidR="007D607A" w:rsidRPr="00BA2915" w:rsidDel="00AB5E9D" w:rsidRDefault="007D607A">
            <w:pPr>
              <w:snapToGrid w:val="0"/>
              <w:ind w:left="360"/>
              <w:jc w:val="both"/>
              <w:rPr>
                <w:del w:id="424" w:author="ASUS" w:date="2018-06-06T12:12:00Z"/>
                <w:rFonts w:ascii="Times New Roman" w:hAnsi="Times New Roman" w:cs="Times New Roman"/>
                <w:sz w:val="20"/>
              </w:rPr>
              <w:pPrChange w:id="425" w:author="ASUS" w:date="2018-06-06T12:12:00Z">
                <w:pPr>
                  <w:widowControl/>
                  <w:snapToGrid w:val="0"/>
                  <w:jc w:val="both"/>
                </w:pPr>
              </w:pPrChange>
            </w:pPr>
            <w:del w:id="426" w:author="ASUS" w:date="2018-06-06T12:12:00Z">
              <w:r w:rsidRPr="00BA2915" w:rsidDel="00AB5E9D">
                <w:rPr>
                  <w:rFonts w:ascii="Times New Roman" w:hAnsi="Times New Roman" w:cs="Times New Roman"/>
                  <w:sz w:val="20"/>
                </w:rPr>
                <w:delText>0.81</w:delText>
              </w:r>
              <w:r w:rsidR="006039D1" w:rsidDel="00AB5E9D">
                <w:rPr>
                  <w:rFonts w:ascii="Times New Roman" w:hAnsi="Times New Roman" w:cs="Times New Roman"/>
                  <w:sz w:val="20"/>
                </w:rPr>
                <w:delText>00</w:delText>
              </w:r>
            </w:del>
          </w:p>
        </w:tc>
        <w:tc>
          <w:tcPr>
            <w:tcW w:w="904" w:type="dxa"/>
            <w:shd w:val="clear" w:color="auto" w:fill="F4B083" w:themeFill="accent2" w:themeFillTint="99"/>
            <w:noWrap/>
            <w:hideMark/>
          </w:tcPr>
          <w:p w:rsidR="007D607A" w:rsidRPr="00BA2915" w:rsidDel="00AB5E9D" w:rsidRDefault="007D607A">
            <w:pPr>
              <w:snapToGrid w:val="0"/>
              <w:ind w:left="360"/>
              <w:jc w:val="both"/>
              <w:rPr>
                <w:del w:id="427" w:author="ASUS" w:date="2018-06-06T12:12:00Z"/>
                <w:rFonts w:ascii="Times New Roman" w:hAnsi="Times New Roman" w:cs="Times New Roman"/>
                <w:sz w:val="20"/>
              </w:rPr>
              <w:pPrChange w:id="428" w:author="ASUS" w:date="2018-06-06T12:12:00Z">
                <w:pPr>
                  <w:widowControl/>
                  <w:snapToGrid w:val="0"/>
                  <w:jc w:val="both"/>
                </w:pPr>
              </w:pPrChange>
            </w:pPr>
            <w:del w:id="429" w:author="ASUS" w:date="2018-06-06T12:12:00Z">
              <w:r w:rsidRPr="00BA2915" w:rsidDel="00AB5E9D">
                <w:rPr>
                  <w:rFonts w:ascii="Times New Roman" w:hAnsi="Times New Roman" w:cs="Times New Roman"/>
                  <w:sz w:val="20"/>
                </w:rPr>
                <w:delText>0.8074</w:delText>
              </w:r>
            </w:del>
          </w:p>
        </w:tc>
        <w:tc>
          <w:tcPr>
            <w:tcW w:w="904" w:type="dxa"/>
            <w:shd w:val="clear" w:color="auto" w:fill="F4B083" w:themeFill="accent2" w:themeFillTint="99"/>
            <w:noWrap/>
            <w:hideMark/>
          </w:tcPr>
          <w:p w:rsidR="007D607A" w:rsidRPr="00BA2915" w:rsidDel="00AB5E9D" w:rsidRDefault="007D607A">
            <w:pPr>
              <w:snapToGrid w:val="0"/>
              <w:ind w:left="360"/>
              <w:jc w:val="both"/>
              <w:rPr>
                <w:del w:id="430" w:author="ASUS" w:date="2018-06-06T12:12:00Z"/>
                <w:rFonts w:ascii="Times New Roman" w:hAnsi="Times New Roman" w:cs="Times New Roman"/>
                <w:sz w:val="20"/>
              </w:rPr>
              <w:pPrChange w:id="431" w:author="ASUS" w:date="2018-06-06T12:12:00Z">
                <w:pPr>
                  <w:widowControl/>
                  <w:snapToGrid w:val="0"/>
                  <w:jc w:val="both"/>
                </w:pPr>
              </w:pPrChange>
            </w:pPr>
            <w:del w:id="432" w:author="ASUS" w:date="2018-06-06T12:12:00Z">
              <w:r w:rsidRPr="00BA2915" w:rsidDel="00AB5E9D">
                <w:rPr>
                  <w:rFonts w:ascii="Times New Roman" w:hAnsi="Times New Roman" w:cs="Times New Roman"/>
                  <w:sz w:val="20"/>
                </w:rPr>
                <w:delText>0.8078</w:delText>
              </w:r>
            </w:del>
          </w:p>
        </w:tc>
        <w:tc>
          <w:tcPr>
            <w:tcW w:w="904" w:type="dxa"/>
            <w:shd w:val="clear" w:color="auto" w:fill="9CC2E5" w:themeFill="accent1" w:themeFillTint="99"/>
            <w:noWrap/>
            <w:hideMark/>
          </w:tcPr>
          <w:p w:rsidR="007D607A" w:rsidRPr="00BA2915" w:rsidDel="00AB5E9D" w:rsidRDefault="007D607A">
            <w:pPr>
              <w:snapToGrid w:val="0"/>
              <w:ind w:left="360"/>
              <w:jc w:val="both"/>
              <w:rPr>
                <w:del w:id="433" w:author="ASUS" w:date="2018-06-06T12:12:00Z"/>
                <w:rFonts w:ascii="Times New Roman" w:hAnsi="Times New Roman" w:cs="Times New Roman"/>
                <w:sz w:val="20"/>
              </w:rPr>
              <w:pPrChange w:id="434" w:author="ASUS" w:date="2018-06-06T12:12:00Z">
                <w:pPr>
                  <w:widowControl/>
                  <w:snapToGrid w:val="0"/>
                  <w:jc w:val="both"/>
                </w:pPr>
              </w:pPrChange>
            </w:pPr>
            <w:del w:id="435" w:author="ASUS" w:date="2018-06-06T12:12:00Z">
              <w:r w:rsidRPr="00BA2915" w:rsidDel="00AB5E9D">
                <w:rPr>
                  <w:rFonts w:ascii="Times New Roman" w:hAnsi="Times New Roman" w:cs="Times New Roman"/>
                  <w:sz w:val="20"/>
                </w:rPr>
                <w:delText>0.8132</w:delText>
              </w:r>
            </w:del>
          </w:p>
        </w:tc>
        <w:tc>
          <w:tcPr>
            <w:tcW w:w="904" w:type="dxa"/>
            <w:shd w:val="clear" w:color="auto" w:fill="9CC2E5" w:themeFill="accent1" w:themeFillTint="99"/>
            <w:noWrap/>
            <w:hideMark/>
          </w:tcPr>
          <w:p w:rsidR="007D607A" w:rsidRPr="00BA2915" w:rsidDel="00AB5E9D" w:rsidRDefault="007D607A">
            <w:pPr>
              <w:snapToGrid w:val="0"/>
              <w:ind w:left="360"/>
              <w:jc w:val="both"/>
              <w:rPr>
                <w:del w:id="436" w:author="ASUS" w:date="2018-06-06T12:12:00Z"/>
                <w:rFonts w:ascii="Times New Roman" w:hAnsi="Times New Roman" w:cs="Times New Roman"/>
                <w:sz w:val="20"/>
              </w:rPr>
              <w:pPrChange w:id="437" w:author="ASUS" w:date="2018-06-06T12:12:00Z">
                <w:pPr>
                  <w:widowControl/>
                  <w:snapToGrid w:val="0"/>
                  <w:jc w:val="both"/>
                </w:pPr>
              </w:pPrChange>
            </w:pPr>
            <w:del w:id="438" w:author="ASUS" w:date="2018-06-06T12:12:00Z">
              <w:r w:rsidRPr="00BA2915" w:rsidDel="00AB5E9D">
                <w:rPr>
                  <w:rFonts w:ascii="Times New Roman" w:hAnsi="Times New Roman" w:cs="Times New Roman"/>
                  <w:sz w:val="20"/>
                </w:rPr>
                <w:delText>0.818</w:delText>
              </w:r>
            </w:del>
          </w:p>
        </w:tc>
      </w:tr>
      <w:tr w:rsidR="007D607A" w:rsidRPr="00BA2915" w:rsidDel="00AB5E9D" w:rsidTr="007341C2">
        <w:trPr>
          <w:trHeight w:val="324"/>
          <w:del w:id="439" w:author="ASUS" w:date="2018-06-06T12:12:00Z"/>
        </w:trPr>
        <w:tc>
          <w:tcPr>
            <w:tcW w:w="1668" w:type="dxa"/>
            <w:noWrap/>
            <w:hideMark/>
          </w:tcPr>
          <w:p w:rsidR="007D607A" w:rsidRPr="00BA2915" w:rsidDel="00AB5E9D" w:rsidRDefault="007D607A">
            <w:pPr>
              <w:snapToGrid w:val="0"/>
              <w:ind w:left="360"/>
              <w:jc w:val="both"/>
              <w:rPr>
                <w:del w:id="440" w:author="ASUS" w:date="2018-06-06T12:12:00Z"/>
                <w:rFonts w:ascii="Times New Roman" w:hAnsi="Times New Roman" w:cs="Times New Roman"/>
                <w:sz w:val="20"/>
              </w:rPr>
              <w:pPrChange w:id="441" w:author="ASUS" w:date="2018-06-06T12:12:00Z">
                <w:pPr>
                  <w:widowControl/>
                  <w:snapToGrid w:val="0"/>
                  <w:jc w:val="both"/>
                </w:pPr>
              </w:pPrChange>
            </w:pPr>
            <w:del w:id="442" w:author="ASUS" w:date="2018-06-06T12:12:00Z">
              <w:r w:rsidRPr="00BA2915" w:rsidDel="00AB5E9D">
                <w:rPr>
                  <w:rFonts w:ascii="Times New Roman" w:hAnsi="Times New Roman" w:cs="Times New Roman"/>
                  <w:sz w:val="20"/>
                </w:rPr>
                <w:delText>mean MAPE(%)</w:delText>
              </w:r>
            </w:del>
          </w:p>
        </w:tc>
        <w:tc>
          <w:tcPr>
            <w:tcW w:w="442" w:type="dxa"/>
            <w:shd w:val="clear" w:color="auto" w:fill="BFBFBF" w:themeFill="background1" w:themeFillShade="BF"/>
            <w:noWrap/>
            <w:hideMark/>
          </w:tcPr>
          <w:p w:rsidR="007D607A" w:rsidRPr="00BA2915" w:rsidDel="00AB5E9D" w:rsidRDefault="007D607A">
            <w:pPr>
              <w:snapToGrid w:val="0"/>
              <w:ind w:left="360"/>
              <w:jc w:val="both"/>
              <w:rPr>
                <w:del w:id="443" w:author="ASUS" w:date="2018-06-06T12:12:00Z"/>
                <w:rFonts w:ascii="Times New Roman" w:hAnsi="Times New Roman" w:cs="Times New Roman"/>
                <w:sz w:val="20"/>
              </w:rPr>
              <w:pPrChange w:id="444" w:author="ASUS" w:date="2018-06-06T12:12:00Z">
                <w:pPr>
                  <w:widowControl/>
                  <w:snapToGrid w:val="0"/>
                  <w:jc w:val="both"/>
                </w:pPr>
              </w:pPrChange>
            </w:pPr>
            <w:del w:id="445" w:author="ASUS" w:date="2018-06-06T12:12:00Z">
              <w:r w:rsidRPr="00BA2915" w:rsidDel="00AB5E9D">
                <w:rPr>
                  <w:rFonts w:ascii="Times New Roman" w:hAnsi="Times New Roman" w:cs="Times New Roman"/>
                  <w:sz w:val="20"/>
                </w:rPr>
                <w:delText>25.076</w:delText>
              </w:r>
            </w:del>
          </w:p>
        </w:tc>
        <w:tc>
          <w:tcPr>
            <w:tcW w:w="862" w:type="dxa"/>
            <w:shd w:val="clear" w:color="auto" w:fill="9CC2E5" w:themeFill="accent1" w:themeFillTint="99"/>
            <w:noWrap/>
            <w:hideMark/>
          </w:tcPr>
          <w:p w:rsidR="007D607A" w:rsidRPr="00BA2915" w:rsidDel="00AB5E9D" w:rsidRDefault="007D607A">
            <w:pPr>
              <w:snapToGrid w:val="0"/>
              <w:ind w:left="360"/>
              <w:jc w:val="both"/>
              <w:rPr>
                <w:del w:id="446" w:author="ASUS" w:date="2018-06-06T12:12:00Z"/>
                <w:rFonts w:ascii="Times New Roman" w:hAnsi="Times New Roman" w:cs="Times New Roman"/>
                <w:sz w:val="20"/>
              </w:rPr>
              <w:pPrChange w:id="447" w:author="ASUS" w:date="2018-06-06T12:12:00Z">
                <w:pPr>
                  <w:widowControl/>
                  <w:snapToGrid w:val="0"/>
                  <w:jc w:val="both"/>
                </w:pPr>
              </w:pPrChange>
            </w:pPr>
            <w:del w:id="448" w:author="ASUS" w:date="2018-06-06T12:12:00Z">
              <w:r w:rsidRPr="00BA2915" w:rsidDel="00AB5E9D">
                <w:rPr>
                  <w:rFonts w:ascii="Times New Roman" w:hAnsi="Times New Roman" w:cs="Times New Roman"/>
                  <w:sz w:val="20"/>
                </w:rPr>
                <w:delText>26.538</w:delText>
              </w:r>
            </w:del>
          </w:p>
        </w:tc>
        <w:tc>
          <w:tcPr>
            <w:tcW w:w="804" w:type="dxa"/>
            <w:shd w:val="clear" w:color="auto" w:fill="9CC2E5" w:themeFill="accent1" w:themeFillTint="99"/>
            <w:noWrap/>
            <w:hideMark/>
          </w:tcPr>
          <w:p w:rsidR="007D607A" w:rsidRPr="00BA2915" w:rsidDel="00AB5E9D" w:rsidRDefault="007D607A">
            <w:pPr>
              <w:snapToGrid w:val="0"/>
              <w:ind w:left="360"/>
              <w:jc w:val="both"/>
              <w:rPr>
                <w:del w:id="449" w:author="ASUS" w:date="2018-06-06T12:12:00Z"/>
                <w:rFonts w:ascii="Times New Roman" w:hAnsi="Times New Roman" w:cs="Times New Roman"/>
                <w:sz w:val="20"/>
              </w:rPr>
              <w:pPrChange w:id="450" w:author="ASUS" w:date="2018-06-06T12:12:00Z">
                <w:pPr>
                  <w:widowControl/>
                  <w:snapToGrid w:val="0"/>
                  <w:jc w:val="both"/>
                </w:pPr>
              </w:pPrChange>
            </w:pPr>
            <w:del w:id="451" w:author="ASUS" w:date="2018-06-06T12:12:00Z">
              <w:r w:rsidRPr="00BA2915" w:rsidDel="00AB5E9D">
                <w:rPr>
                  <w:rFonts w:ascii="Times New Roman" w:hAnsi="Times New Roman" w:cs="Times New Roman"/>
                  <w:sz w:val="20"/>
                </w:rPr>
                <w:delText>25.179</w:delText>
              </w:r>
            </w:del>
          </w:p>
        </w:tc>
        <w:tc>
          <w:tcPr>
            <w:tcW w:w="904" w:type="dxa"/>
            <w:shd w:val="clear" w:color="auto" w:fill="9CC2E5" w:themeFill="accent1" w:themeFillTint="99"/>
            <w:noWrap/>
            <w:hideMark/>
          </w:tcPr>
          <w:p w:rsidR="007D607A" w:rsidRPr="00BA2915" w:rsidDel="00AB5E9D" w:rsidRDefault="007D607A">
            <w:pPr>
              <w:snapToGrid w:val="0"/>
              <w:ind w:left="360"/>
              <w:jc w:val="both"/>
              <w:rPr>
                <w:del w:id="452" w:author="ASUS" w:date="2018-06-06T12:12:00Z"/>
                <w:rFonts w:ascii="Times New Roman" w:hAnsi="Times New Roman" w:cs="Times New Roman"/>
                <w:sz w:val="20"/>
              </w:rPr>
              <w:pPrChange w:id="453" w:author="ASUS" w:date="2018-06-06T12:12:00Z">
                <w:pPr>
                  <w:widowControl/>
                  <w:snapToGrid w:val="0"/>
                  <w:jc w:val="both"/>
                </w:pPr>
              </w:pPrChange>
            </w:pPr>
            <w:del w:id="454" w:author="ASUS" w:date="2018-06-06T12:12:00Z">
              <w:r w:rsidRPr="00BA2915" w:rsidDel="00AB5E9D">
                <w:rPr>
                  <w:rFonts w:ascii="Times New Roman" w:hAnsi="Times New Roman" w:cs="Times New Roman"/>
                  <w:sz w:val="20"/>
                </w:rPr>
                <w:delText>25.091</w:delText>
              </w:r>
            </w:del>
          </w:p>
        </w:tc>
        <w:tc>
          <w:tcPr>
            <w:tcW w:w="904" w:type="dxa"/>
            <w:shd w:val="clear" w:color="auto" w:fill="F4B083" w:themeFill="accent2" w:themeFillTint="99"/>
            <w:noWrap/>
            <w:hideMark/>
          </w:tcPr>
          <w:p w:rsidR="007D607A" w:rsidRPr="00BA2915" w:rsidDel="00AB5E9D" w:rsidRDefault="007D607A">
            <w:pPr>
              <w:snapToGrid w:val="0"/>
              <w:ind w:left="360"/>
              <w:jc w:val="both"/>
              <w:rPr>
                <w:del w:id="455" w:author="ASUS" w:date="2018-06-06T12:12:00Z"/>
                <w:rFonts w:ascii="Times New Roman" w:hAnsi="Times New Roman" w:cs="Times New Roman"/>
                <w:sz w:val="20"/>
              </w:rPr>
              <w:pPrChange w:id="456" w:author="ASUS" w:date="2018-06-06T12:12:00Z">
                <w:pPr>
                  <w:widowControl/>
                  <w:snapToGrid w:val="0"/>
                  <w:jc w:val="both"/>
                </w:pPr>
              </w:pPrChange>
            </w:pPr>
            <w:del w:id="457" w:author="ASUS" w:date="2018-06-06T12:12:00Z">
              <w:r w:rsidRPr="00BA2915" w:rsidDel="00AB5E9D">
                <w:rPr>
                  <w:rFonts w:ascii="Times New Roman" w:hAnsi="Times New Roman" w:cs="Times New Roman"/>
                  <w:sz w:val="20"/>
                </w:rPr>
                <w:delText>24.755</w:delText>
              </w:r>
            </w:del>
          </w:p>
        </w:tc>
        <w:tc>
          <w:tcPr>
            <w:tcW w:w="904" w:type="dxa"/>
            <w:shd w:val="clear" w:color="auto" w:fill="F4B083" w:themeFill="accent2" w:themeFillTint="99"/>
            <w:noWrap/>
            <w:hideMark/>
          </w:tcPr>
          <w:p w:rsidR="007D607A" w:rsidRPr="00BA2915" w:rsidDel="00AB5E9D" w:rsidRDefault="007D607A">
            <w:pPr>
              <w:snapToGrid w:val="0"/>
              <w:ind w:left="360"/>
              <w:jc w:val="both"/>
              <w:rPr>
                <w:del w:id="458" w:author="ASUS" w:date="2018-06-06T12:12:00Z"/>
                <w:rFonts w:ascii="Times New Roman" w:hAnsi="Times New Roman" w:cs="Times New Roman"/>
                <w:sz w:val="20"/>
              </w:rPr>
              <w:pPrChange w:id="459" w:author="ASUS" w:date="2018-06-06T12:12:00Z">
                <w:pPr>
                  <w:widowControl/>
                  <w:snapToGrid w:val="0"/>
                  <w:jc w:val="both"/>
                </w:pPr>
              </w:pPrChange>
            </w:pPr>
            <w:del w:id="460" w:author="ASUS" w:date="2018-06-06T12:12:00Z">
              <w:r w:rsidRPr="00BA2915" w:rsidDel="00AB5E9D">
                <w:rPr>
                  <w:rFonts w:ascii="Times New Roman" w:hAnsi="Times New Roman" w:cs="Times New Roman"/>
                  <w:sz w:val="20"/>
                </w:rPr>
                <w:delText>24.923</w:delText>
              </w:r>
            </w:del>
          </w:p>
        </w:tc>
        <w:tc>
          <w:tcPr>
            <w:tcW w:w="904" w:type="dxa"/>
            <w:shd w:val="clear" w:color="auto" w:fill="9CC2E5" w:themeFill="accent1" w:themeFillTint="99"/>
            <w:noWrap/>
            <w:hideMark/>
          </w:tcPr>
          <w:p w:rsidR="007D607A" w:rsidRPr="00BA2915" w:rsidDel="00AB5E9D" w:rsidRDefault="007D607A">
            <w:pPr>
              <w:snapToGrid w:val="0"/>
              <w:ind w:left="360"/>
              <w:jc w:val="both"/>
              <w:rPr>
                <w:del w:id="461" w:author="ASUS" w:date="2018-06-06T12:12:00Z"/>
                <w:rFonts w:ascii="Times New Roman" w:hAnsi="Times New Roman" w:cs="Times New Roman"/>
                <w:sz w:val="20"/>
              </w:rPr>
              <w:pPrChange w:id="462" w:author="ASUS" w:date="2018-06-06T12:12:00Z">
                <w:pPr>
                  <w:widowControl/>
                  <w:snapToGrid w:val="0"/>
                  <w:jc w:val="both"/>
                </w:pPr>
              </w:pPrChange>
            </w:pPr>
            <w:del w:id="463" w:author="ASUS" w:date="2018-06-06T12:12:00Z">
              <w:r w:rsidRPr="00BA2915" w:rsidDel="00AB5E9D">
                <w:rPr>
                  <w:rFonts w:ascii="Times New Roman" w:hAnsi="Times New Roman" w:cs="Times New Roman"/>
                  <w:sz w:val="20"/>
                </w:rPr>
                <w:delText>25.156</w:delText>
              </w:r>
            </w:del>
          </w:p>
        </w:tc>
        <w:tc>
          <w:tcPr>
            <w:tcW w:w="904" w:type="dxa"/>
            <w:shd w:val="clear" w:color="auto" w:fill="9CC2E5" w:themeFill="accent1" w:themeFillTint="99"/>
            <w:noWrap/>
            <w:hideMark/>
          </w:tcPr>
          <w:p w:rsidR="007D607A" w:rsidRPr="00BA2915" w:rsidDel="00AB5E9D" w:rsidRDefault="007D607A">
            <w:pPr>
              <w:snapToGrid w:val="0"/>
              <w:ind w:left="360"/>
              <w:jc w:val="both"/>
              <w:rPr>
                <w:del w:id="464" w:author="ASUS" w:date="2018-06-06T12:12:00Z"/>
                <w:rFonts w:ascii="Times New Roman" w:hAnsi="Times New Roman" w:cs="Times New Roman"/>
                <w:sz w:val="20"/>
              </w:rPr>
              <w:pPrChange w:id="465" w:author="ASUS" w:date="2018-06-06T12:12:00Z">
                <w:pPr>
                  <w:widowControl/>
                  <w:snapToGrid w:val="0"/>
                  <w:jc w:val="both"/>
                </w:pPr>
              </w:pPrChange>
            </w:pPr>
            <w:del w:id="466" w:author="ASUS" w:date="2018-06-06T12:12:00Z">
              <w:r w:rsidRPr="00BA2915" w:rsidDel="00AB5E9D">
                <w:rPr>
                  <w:rFonts w:ascii="Times New Roman" w:hAnsi="Times New Roman" w:cs="Times New Roman"/>
                  <w:sz w:val="20"/>
                </w:rPr>
                <w:delText>25.252</w:delText>
              </w:r>
            </w:del>
          </w:p>
        </w:tc>
      </w:tr>
    </w:tbl>
    <w:p w:rsidR="00F3781A" w:rsidDel="00AB5E9D" w:rsidRDefault="00780305">
      <w:pPr>
        <w:ind w:left="360"/>
        <w:jc w:val="both"/>
        <w:rPr>
          <w:del w:id="467" w:author="ASUS" w:date="2018-06-06T12:12:00Z"/>
          <w:rFonts w:ascii="Times New Roman" w:hAnsi="Times New Roman" w:cs="Times New Roman"/>
        </w:rPr>
        <w:pPrChange w:id="468" w:author="ASUS" w:date="2018-06-06T12:12:00Z">
          <w:pPr>
            <w:widowControl/>
          </w:pPr>
        </w:pPrChange>
      </w:pPr>
      <w:del w:id="469" w:author="ASUS" w:date="2018-06-06T12:12:00Z">
        <w:r w:rsidDel="00AB5E9D">
          <w:rPr>
            <w:rFonts w:ascii="Times New Roman" w:hAnsi="Times New Roman" w:cs="Times New Roman" w:hint="eastAsia"/>
          </w:rPr>
          <w:delText xml:space="preserve"> </w:delText>
        </w:r>
      </w:del>
    </w:p>
    <w:p w:rsidR="008C731B" w:rsidRPr="002C02BD" w:rsidDel="00AB5E9D" w:rsidRDefault="000C4415">
      <w:pPr>
        <w:pStyle w:val="Caption"/>
        <w:ind w:left="360"/>
        <w:jc w:val="both"/>
        <w:rPr>
          <w:del w:id="470" w:author="ASUS" w:date="2018-06-06T12:12:00Z"/>
          <w:rFonts w:ascii="Times New Roman" w:hAnsi="Times New Roman" w:cs="Times New Roman"/>
          <w:sz w:val="24"/>
          <w:szCs w:val="24"/>
        </w:rPr>
        <w:pPrChange w:id="471" w:author="ASUS" w:date="2018-06-06T12:12:00Z">
          <w:pPr>
            <w:pStyle w:val="Caption"/>
            <w:jc w:val="both"/>
          </w:pPr>
        </w:pPrChange>
      </w:pPr>
      <w:bookmarkStart w:id="472" w:name="_Toc502054407"/>
      <w:del w:id="473" w:author="ASUS" w:date="2018-06-06T12:12:00Z">
        <w:r w:rsidRPr="002C02BD" w:rsidDel="00AB5E9D">
          <w:rPr>
            <w:b/>
            <w:sz w:val="24"/>
            <w:szCs w:val="24"/>
          </w:rPr>
          <w:delText>Table</w:delText>
        </w:r>
        <w:r w:rsidR="00780305" w:rsidRPr="002C02BD" w:rsidDel="00AB5E9D">
          <w:rPr>
            <w:rFonts w:hint="eastAsia"/>
            <w:b/>
            <w:sz w:val="24"/>
            <w:szCs w:val="24"/>
          </w:rPr>
          <w:delText xml:space="preserve"> </w:delText>
        </w:r>
        <w:r w:rsidR="002C02BD" w:rsidRPr="002C02BD" w:rsidDel="00AB5E9D">
          <w:rPr>
            <w:rFonts w:hint="eastAsia"/>
            <w:b/>
            <w:sz w:val="24"/>
            <w:szCs w:val="24"/>
          </w:rPr>
          <w:delText>4</w:delText>
        </w:r>
        <w:r w:rsidR="00780305" w:rsidRPr="002C02BD" w:rsidDel="00AB5E9D">
          <w:rPr>
            <w:rFonts w:hint="eastAsia"/>
            <w:b/>
            <w:sz w:val="24"/>
            <w:szCs w:val="24"/>
          </w:rPr>
          <w:delText xml:space="preserve">. </w:delText>
        </w:r>
        <w:r w:rsidR="00780305" w:rsidRPr="002C02BD" w:rsidDel="00AB5E9D">
          <w:rPr>
            <w:rFonts w:ascii="Times New Roman" w:hAnsi="Times New Roman" w:cs="Times New Roman" w:hint="eastAsia"/>
            <w:sz w:val="24"/>
            <w:szCs w:val="24"/>
          </w:rPr>
          <w:delText xml:space="preserve">Precision evaluation for </w:delText>
        </w:r>
        <w:r w:rsidR="00780305" w:rsidRPr="002C02BD" w:rsidDel="00AB5E9D">
          <w:rPr>
            <w:rFonts w:ascii="Times New Roman" w:hAnsi="Times New Roman" w:cs="Times New Roman"/>
            <w:sz w:val="24"/>
            <w:szCs w:val="24"/>
          </w:rPr>
          <w:delText xml:space="preserve">experiments </w:delText>
        </w:r>
        <w:r w:rsidR="00780305" w:rsidRPr="002C02BD" w:rsidDel="00AB5E9D">
          <w:rPr>
            <w:rFonts w:ascii="Times New Roman" w:hAnsi="Times New Roman" w:cs="Times New Roman" w:hint="eastAsia"/>
            <w:sz w:val="24"/>
            <w:szCs w:val="24"/>
          </w:rPr>
          <w:delText xml:space="preserve">no. from </w:delText>
        </w:r>
        <w:r w:rsidR="00780305" w:rsidRPr="002C02BD" w:rsidDel="00AB5E9D">
          <w:rPr>
            <w:rFonts w:ascii="Times New Roman" w:hAnsi="Times New Roman" w:cs="Times New Roman"/>
            <w:sz w:val="24"/>
            <w:szCs w:val="24"/>
          </w:rPr>
          <w:delText xml:space="preserve">1.1 to 1.8 </w:delText>
        </w:r>
        <w:r w:rsidR="00780305" w:rsidRPr="002C02BD" w:rsidDel="00AB5E9D">
          <w:rPr>
            <w:rFonts w:ascii="Times New Roman" w:hAnsi="Times New Roman" w:cs="Times New Roman" w:hint="eastAsia"/>
            <w:sz w:val="24"/>
            <w:szCs w:val="24"/>
          </w:rPr>
          <w:delText xml:space="preserve">for the time slot </w:delText>
        </w:r>
        <w:r w:rsidR="00780305" w:rsidRPr="002C02BD" w:rsidDel="00AB5E9D">
          <w:rPr>
            <w:rFonts w:ascii="Times New Roman" w:hAnsi="Times New Roman" w:cs="Times New Roman"/>
            <w:sz w:val="24"/>
            <w:szCs w:val="24"/>
          </w:rPr>
          <w:delText>AM</w:delText>
        </w:r>
        <w:r w:rsidR="00780305" w:rsidRPr="002C02BD" w:rsidDel="00AB5E9D">
          <w:rPr>
            <w:rFonts w:ascii="Times New Roman" w:hAnsi="Times New Roman" w:cs="Times New Roman" w:hint="eastAsia"/>
            <w:sz w:val="24"/>
            <w:szCs w:val="24"/>
          </w:rPr>
          <w:delText xml:space="preserve"> 1700</w:delText>
        </w:r>
        <w:r w:rsidR="00780305" w:rsidRPr="002C02BD" w:rsidDel="00AB5E9D">
          <w:rPr>
            <w:rFonts w:ascii="Times New Roman" w:hAnsi="Times New Roman" w:cs="Times New Roman"/>
            <w:sz w:val="24"/>
            <w:szCs w:val="24"/>
          </w:rPr>
          <w:delText xml:space="preserve"> to AM</w:delText>
        </w:r>
        <w:r w:rsidR="00780305" w:rsidRPr="002C02BD" w:rsidDel="00AB5E9D">
          <w:rPr>
            <w:rFonts w:ascii="Times New Roman" w:hAnsi="Times New Roman" w:cs="Times New Roman" w:hint="eastAsia"/>
            <w:sz w:val="24"/>
            <w:szCs w:val="24"/>
          </w:rPr>
          <w:delText xml:space="preserve"> 1800</w:delText>
        </w:r>
        <w:r w:rsidR="004F456B" w:rsidRPr="002C02BD" w:rsidDel="00AB5E9D">
          <w:rPr>
            <w:rFonts w:ascii="Times New Roman" w:hAnsi="Times New Roman" w:cs="Times New Roman" w:hint="eastAsia"/>
            <w:sz w:val="24"/>
            <w:szCs w:val="24"/>
          </w:rPr>
          <w:delText>.</w:delText>
        </w:r>
        <w:bookmarkEnd w:id="472"/>
      </w:del>
    </w:p>
    <w:tbl>
      <w:tblPr>
        <w:tblStyle w:val="TableGrid"/>
        <w:tblW w:w="0" w:type="auto"/>
        <w:tblLook w:val="04A0" w:firstRow="1" w:lastRow="0" w:firstColumn="1" w:lastColumn="0" w:noHBand="0" w:noVBand="1"/>
      </w:tblPr>
      <w:tblGrid>
        <w:gridCol w:w="1668"/>
        <w:gridCol w:w="766"/>
        <w:gridCol w:w="818"/>
        <w:gridCol w:w="906"/>
        <w:gridCol w:w="906"/>
        <w:gridCol w:w="906"/>
        <w:gridCol w:w="906"/>
        <w:gridCol w:w="906"/>
        <w:gridCol w:w="906"/>
      </w:tblGrid>
      <w:tr w:rsidR="00146027" w:rsidRPr="00BA2915" w:rsidDel="00AB5E9D" w:rsidTr="007341C2">
        <w:trPr>
          <w:trHeight w:val="670"/>
          <w:del w:id="474" w:author="ASUS" w:date="2018-06-06T12:12:00Z"/>
        </w:trPr>
        <w:tc>
          <w:tcPr>
            <w:tcW w:w="1668" w:type="dxa"/>
            <w:tcBorders>
              <w:tl2br w:val="single" w:sz="4" w:space="0" w:color="auto"/>
            </w:tcBorders>
            <w:noWrap/>
            <w:hideMark/>
          </w:tcPr>
          <w:p w:rsidR="008C731B" w:rsidRPr="00BA2915" w:rsidDel="00AB5E9D" w:rsidRDefault="008C731B">
            <w:pPr>
              <w:snapToGrid w:val="0"/>
              <w:ind w:left="360"/>
              <w:jc w:val="both"/>
              <w:rPr>
                <w:del w:id="475" w:author="ASUS" w:date="2018-06-06T12:12:00Z"/>
                <w:rFonts w:ascii="Times New Roman" w:hAnsi="Times New Roman" w:cs="Times New Roman"/>
                <w:sz w:val="20"/>
              </w:rPr>
              <w:pPrChange w:id="476" w:author="ASUS" w:date="2018-06-06T12:12:00Z">
                <w:pPr>
                  <w:widowControl/>
                  <w:snapToGrid w:val="0"/>
                  <w:jc w:val="both"/>
                </w:pPr>
              </w:pPrChange>
            </w:pPr>
            <w:del w:id="477" w:author="ASUS" w:date="2018-06-06T12:12:00Z">
              <w:r w:rsidRPr="00BA2915" w:rsidDel="00AB5E9D">
                <w:rPr>
                  <w:rFonts w:ascii="Times New Roman" w:hAnsi="Times New Roman" w:cs="Times New Roman"/>
                  <w:sz w:val="20"/>
                </w:rPr>
                <w:delText xml:space="preserve">   Exp. </w:delText>
              </w:r>
              <w:r w:rsidR="00780305" w:rsidRPr="00BA2915" w:rsidDel="00AB5E9D">
                <w:rPr>
                  <w:rFonts w:ascii="Times New Roman" w:hAnsi="Times New Roman" w:cs="Times New Roman"/>
                  <w:sz w:val="20"/>
                </w:rPr>
                <w:delText>N</w:delText>
              </w:r>
              <w:r w:rsidRPr="00BA2915" w:rsidDel="00AB5E9D">
                <w:rPr>
                  <w:rFonts w:ascii="Times New Roman" w:hAnsi="Times New Roman" w:cs="Times New Roman"/>
                  <w:sz w:val="20"/>
                </w:rPr>
                <w:delText>o</w:delText>
              </w:r>
            </w:del>
          </w:p>
          <w:p w:rsidR="008C731B" w:rsidRPr="00BA2915" w:rsidDel="00AB5E9D" w:rsidRDefault="008C731B">
            <w:pPr>
              <w:snapToGrid w:val="0"/>
              <w:ind w:left="360"/>
              <w:jc w:val="both"/>
              <w:rPr>
                <w:del w:id="478" w:author="ASUS" w:date="2018-06-06T12:12:00Z"/>
                <w:rFonts w:ascii="Times New Roman" w:hAnsi="Times New Roman" w:cs="Times New Roman"/>
                <w:sz w:val="20"/>
              </w:rPr>
              <w:pPrChange w:id="479" w:author="ASUS" w:date="2018-06-06T12:12:00Z">
                <w:pPr>
                  <w:widowControl/>
                  <w:snapToGrid w:val="0"/>
                  <w:jc w:val="both"/>
                </w:pPr>
              </w:pPrChange>
            </w:pPr>
          </w:p>
          <w:p w:rsidR="008C731B" w:rsidRPr="00BA2915" w:rsidDel="00AB5E9D" w:rsidRDefault="008C731B">
            <w:pPr>
              <w:snapToGrid w:val="0"/>
              <w:ind w:left="360"/>
              <w:jc w:val="both"/>
              <w:rPr>
                <w:del w:id="480" w:author="ASUS" w:date="2018-06-06T12:12:00Z"/>
                <w:rFonts w:ascii="Times New Roman" w:hAnsi="Times New Roman" w:cs="Times New Roman"/>
                <w:sz w:val="20"/>
              </w:rPr>
              <w:pPrChange w:id="481" w:author="ASUS" w:date="2018-06-06T12:12:00Z">
                <w:pPr>
                  <w:widowControl/>
                  <w:snapToGrid w:val="0"/>
                  <w:jc w:val="both"/>
                </w:pPr>
              </w:pPrChange>
            </w:pPr>
            <w:del w:id="482" w:author="ASUS" w:date="2018-06-06T12:12:00Z">
              <w:r w:rsidRPr="00BA2915" w:rsidDel="00AB5E9D">
                <w:rPr>
                  <w:rFonts w:ascii="Times New Roman" w:hAnsi="Times New Roman" w:cs="Times New Roman"/>
                  <w:sz w:val="20"/>
                </w:rPr>
                <w:delText>Metrics</w:delText>
              </w:r>
            </w:del>
          </w:p>
        </w:tc>
        <w:tc>
          <w:tcPr>
            <w:tcW w:w="374" w:type="dxa"/>
            <w:noWrap/>
            <w:vAlign w:val="center"/>
            <w:hideMark/>
          </w:tcPr>
          <w:p w:rsidR="008C731B" w:rsidRPr="00BA2915" w:rsidDel="00AB5E9D" w:rsidRDefault="008C731B">
            <w:pPr>
              <w:snapToGrid w:val="0"/>
              <w:ind w:left="360"/>
              <w:jc w:val="both"/>
              <w:rPr>
                <w:del w:id="483" w:author="ASUS" w:date="2018-06-06T12:12:00Z"/>
                <w:rFonts w:ascii="Times New Roman" w:hAnsi="Times New Roman" w:cs="Times New Roman"/>
                <w:sz w:val="20"/>
              </w:rPr>
              <w:pPrChange w:id="484" w:author="ASUS" w:date="2018-06-06T12:12:00Z">
                <w:pPr>
                  <w:widowControl/>
                  <w:snapToGrid w:val="0"/>
                  <w:jc w:val="both"/>
                </w:pPr>
              </w:pPrChange>
            </w:pPr>
            <w:del w:id="485" w:author="ASUS" w:date="2018-06-06T12:12:00Z">
              <w:r w:rsidRPr="00BA2915" w:rsidDel="00AB5E9D">
                <w:rPr>
                  <w:rFonts w:ascii="Times New Roman" w:hAnsi="Times New Roman" w:cs="Times New Roman"/>
                  <w:sz w:val="20"/>
                </w:rPr>
                <w:delText>1.1</w:delText>
              </w:r>
            </w:del>
          </w:p>
        </w:tc>
        <w:tc>
          <w:tcPr>
            <w:tcW w:w="818" w:type="dxa"/>
            <w:noWrap/>
            <w:vAlign w:val="center"/>
            <w:hideMark/>
          </w:tcPr>
          <w:p w:rsidR="009C7E2D" w:rsidRPr="00BA2915" w:rsidDel="00AB5E9D" w:rsidRDefault="008C731B">
            <w:pPr>
              <w:snapToGrid w:val="0"/>
              <w:ind w:left="360"/>
              <w:jc w:val="both"/>
              <w:rPr>
                <w:del w:id="486" w:author="ASUS" w:date="2018-06-06T12:12:00Z"/>
                <w:rFonts w:ascii="Times New Roman" w:hAnsi="Times New Roman" w:cs="Times New Roman"/>
                <w:sz w:val="20"/>
              </w:rPr>
              <w:pPrChange w:id="487" w:author="ASUS" w:date="2018-06-06T12:12:00Z">
                <w:pPr>
                  <w:widowControl/>
                  <w:snapToGrid w:val="0"/>
                  <w:jc w:val="both"/>
                </w:pPr>
              </w:pPrChange>
            </w:pPr>
            <w:del w:id="488" w:author="ASUS" w:date="2018-06-06T12:12:00Z">
              <w:r w:rsidRPr="00BA2915" w:rsidDel="00AB5E9D">
                <w:rPr>
                  <w:rFonts w:ascii="Times New Roman" w:hAnsi="Times New Roman" w:cs="Times New Roman"/>
                  <w:sz w:val="20"/>
                </w:rPr>
                <w:delText>1.2</w:delText>
              </w:r>
            </w:del>
          </w:p>
        </w:tc>
        <w:tc>
          <w:tcPr>
            <w:tcW w:w="906" w:type="dxa"/>
            <w:noWrap/>
            <w:vAlign w:val="center"/>
            <w:hideMark/>
          </w:tcPr>
          <w:p w:rsidR="008C731B" w:rsidRPr="00BA2915" w:rsidDel="00AB5E9D" w:rsidRDefault="008C731B">
            <w:pPr>
              <w:snapToGrid w:val="0"/>
              <w:ind w:left="360"/>
              <w:jc w:val="both"/>
              <w:rPr>
                <w:del w:id="489" w:author="ASUS" w:date="2018-06-06T12:12:00Z"/>
                <w:rFonts w:ascii="Times New Roman" w:hAnsi="Times New Roman" w:cs="Times New Roman"/>
                <w:sz w:val="20"/>
              </w:rPr>
              <w:pPrChange w:id="490" w:author="ASUS" w:date="2018-06-06T12:12:00Z">
                <w:pPr>
                  <w:widowControl/>
                  <w:snapToGrid w:val="0"/>
                  <w:jc w:val="both"/>
                </w:pPr>
              </w:pPrChange>
            </w:pPr>
            <w:del w:id="491" w:author="ASUS" w:date="2018-06-06T12:12:00Z">
              <w:r w:rsidRPr="00BA2915" w:rsidDel="00AB5E9D">
                <w:rPr>
                  <w:rFonts w:ascii="Times New Roman" w:hAnsi="Times New Roman" w:cs="Times New Roman"/>
                  <w:sz w:val="20"/>
                </w:rPr>
                <w:delText>1.3</w:delText>
              </w:r>
            </w:del>
          </w:p>
        </w:tc>
        <w:tc>
          <w:tcPr>
            <w:tcW w:w="906" w:type="dxa"/>
            <w:noWrap/>
            <w:vAlign w:val="center"/>
            <w:hideMark/>
          </w:tcPr>
          <w:p w:rsidR="008C731B" w:rsidRPr="00BA2915" w:rsidDel="00AB5E9D" w:rsidRDefault="008C731B">
            <w:pPr>
              <w:snapToGrid w:val="0"/>
              <w:ind w:left="360"/>
              <w:jc w:val="both"/>
              <w:rPr>
                <w:del w:id="492" w:author="ASUS" w:date="2018-06-06T12:12:00Z"/>
                <w:rFonts w:ascii="Times New Roman" w:hAnsi="Times New Roman" w:cs="Times New Roman"/>
                <w:sz w:val="20"/>
              </w:rPr>
              <w:pPrChange w:id="493" w:author="ASUS" w:date="2018-06-06T12:12:00Z">
                <w:pPr>
                  <w:widowControl/>
                  <w:snapToGrid w:val="0"/>
                  <w:jc w:val="both"/>
                </w:pPr>
              </w:pPrChange>
            </w:pPr>
            <w:del w:id="494" w:author="ASUS" w:date="2018-06-06T12:12:00Z">
              <w:r w:rsidRPr="00BA2915" w:rsidDel="00AB5E9D">
                <w:rPr>
                  <w:rFonts w:ascii="Times New Roman" w:hAnsi="Times New Roman" w:cs="Times New Roman"/>
                  <w:sz w:val="20"/>
                </w:rPr>
                <w:delText>1.4</w:delText>
              </w:r>
            </w:del>
          </w:p>
        </w:tc>
        <w:tc>
          <w:tcPr>
            <w:tcW w:w="906" w:type="dxa"/>
            <w:noWrap/>
            <w:vAlign w:val="center"/>
            <w:hideMark/>
          </w:tcPr>
          <w:p w:rsidR="008C731B" w:rsidRPr="00BA2915" w:rsidDel="00AB5E9D" w:rsidRDefault="008C731B">
            <w:pPr>
              <w:snapToGrid w:val="0"/>
              <w:ind w:left="360"/>
              <w:jc w:val="both"/>
              <w:rPr>
                <w:del w:id="495" w:author="ASUS" w:date="2018-06-06T12:12:00Z"/>
                <w:rFonts w:ascii="Times New Roman" w:hAnsi="Times New Roman" w:cs="Times New Roman"/>
                <w:sz w:val="20"/>
              </w:rPr>
              <w:pPrChange w:id="496" w:author="ASUS" w:date="2018-06-06T12:12:00Z">
                <w:pPr>
                  <w:widowControl/>
                  <w:snapToGrid w:val="0"/>
                  <w:jc w:val="both"/>
                </w:pPr>
              </w:pPrChange>
            </w:pPr>
            <w:del w:id="497" w:author="ASUS" w:date="2018-06-06T12:12:00Z">
              <w:r w:rsidRPr="00BA2915" w:rsidDel="00AB5E9D">
                <w:rPr>
                  <w:rFonts w:ascii="Times New Roman" w:hAnsi="Times New Roman" w:cs="Times New Roman"/>
                  <w:sz w:val="20"/>
                </w:rPr>
                <w:delText>1.5</w:delText>
              </w:r>
            </w:del>
          </w:p>
        </w:tc>
        <w:tc>
          <w:tcPr>
            <w:tcW w:w="906" w:type="dxa"/>
            <w:noWrap/>
            <w:vAlign w:val="center"/>
            <w:hideMark/>
          </w:tcPr>
          <w:p w:rsidR="008C731B" w:rsidRPr="00BA2915" w:rsidDel="00AB5E9D" w:rsidRDefault="008C731B">
            <w:pPr>
              <w:snapToGrid w:val="0"/>
              <w:ind w:left="360"/>
              <w:jc w:val="both"/>
              <w:rPr>
                <w:del w:id="498" w:author="ASUS" w:date="2018-06-06T12:12:00Z"/>
                <w:rFonts w:ascii="Times New Roman" w:hAnsi="Times New Roman" w:cs="Times New Roman"/>
                <w:sz w:val="20"/>
              </w:rPr>
              <w:pPrChange w:id="499" w:author="ASUS" w:date="2018-06-06T12:12:00Z">
                <w:pPr>
                  <w:widowControl/>
                  <w:snapToGrid w:val="0"/>
                  <w:jc w:val="both"/>
                </w:pPr>
              </w:pPrChange>
            </w:pPr>
            <w:del w:id="500" w:author="ASUS" w:date="2018-06-06T12:12:00Z">
              <w:r w:rsidRPr="00BA2915" w:rsidDel="00AB5E9D">
                <w:rPr>
                  <w:rFonts w:ascii="Times New Roman" w:hAnsi="Times New Roman" w:cs="Times New Roman"/>
                  <w:sz w:val="20"/>
                </w:rPr>
                <w:delText>1.6</w:delText>
              </w:r>
            </w:del>
          </w:p>
        </w:tc>
        <w:tc>
          <w:tcPr>
            <w:tcW w:w="906" w:type="dxa"/>
            <w:noWrap/>
            <w:vAlign w:val="center"/>
            <w:hideMark/>
          </w:tcPr>
          <w:p w:rsidR="008C731B" w:rsidRPr="00BA2915" w:rsidDel="00AB5E9D" w:rsidRDefault="008C731B">
            <w:pPr>
              <w:snapToGrid w:val="0"/>
              <w:ind w:left="360"/>
              <w:jc w:val="both"/>
              <w:rPr>
                <w:del w:id="501" w:author="ASUS" w:date="2018-06-06T12:12:00Z"/>
                <w:rFonts w:ascii="Times New Roman" w:hAnsi="Times New Roman" w:cs="Times New Roman"/>
                <w:sz w:val="20"/>
              </w:rPr>
              <w:pPrChange w:id="502" w:author="ASUS" w:date="2018-06-06T12:12:00Z">
                <w:pPr>
                  <w:widowControl/>
                  <w:snapToGrid w:val="0"/>
                  <w:jc w:val="both"/>
                </w:pPr>
              </w:pPrChange>
            </w:pPr>
            <w:del w:id="503" w:author="ASUS" w:date="2018-06-06T12:12:00Z">
              <w:r w:rsidRPr="00BA2915" w:rsidDel="00AB5E9D">
                <w:rPr>
                  <w:rFonts w:ascii="Times New Roman" w:hAnsi="Times New Roman" w:cs="Times New Roman"/>
                  <w:sz w:val="20"/>
                </w:rPr>
                <w:delText>1.7</w:delText>
              </w:r>
            </w:del>
          </w:p>
        </w:tc>
        <w:tc>
          <w:tcPr>
            <w:tcW w:w="906" w:type="dxa"/>
            <w:noWrap/>
            <w:vAlign w:val="center"/>
            <w:hideMark/>
          </w:tcPr>
          <w:p w:rsidR="008C731B" w:rsidRPr="00BA2915" w:rsidDel="00AB5E9D" w:rsidRDefault="008C731B">
            <w:pPr>
              <w:snapToGrid w:val="0"/>
              <w:ind w:left="360"/>
              <w:jc w:val="both"/>
              <w:rPr>
                <w:del w:id="504" w:author="ASUS" w:date="2018-06-06T12:12:00Z"/>
                <w:rFonts w:ascii="Times New Roman" w:hAnsi="Times New Roman" w:cs="Times New Roman"/>
                <w:sz w:val="20"/>
              </w:rPr>
              <w:pPrChange w:id="505" w:author="ASUS" w:date="2018-06-06T12:12:00Z">
                <w:pPr>
                  <w:widowControl/>
                  <w:snapToGrid w:val="0"/>
                  <w:jc w:val="both"/>
                </w:pPr>
              </w:pPrChange>
            </w:pPr>
            <w:del w:id="506" w:author="ASUS" w:date="2018-06-06T12:12:00Z">
              <w:r w:rsidRPr="00BA2915" w:rsidDel="00AB5E9D">
                <w:rPr>
                  <w:rFonts w:ascii="Times New Roman" w:hAnsi="Times New Roman" w:cs="Times New Roman"/>
                  <w:sz w:val="20"/>
                </w:rPr>
                <w:delText>1.8</w:delText>
              </w:r>
            </w:del>
          </w:p>
        </w:tc>
      </w:tr>
      <w:tr w:rsidR="00F65419" w:rsidRPr="00BA2915" w:rsidDel="00AB5E9D" w:rsidTr="007341C2">
        <w:trPr>
          <w:trHeight w:val="324"/>
          <w:del w:id="507" w:author="ASUS" w:date="2018-06-06T12:12:00Z"/>
        </w:trPr>
        <w:tc>
          <w:tcPr>
            <w:tcW w:w="1668" w:type="dxa"/>
            <w:noWrap/>
            <w:hideMark/>
          </w:tcPr>
          <w:p w:rsidR="00146027" w:rsidDel="00AB5E9D" w:rsidRDefault="00146027">
            <w:pPr>
              <w:snapToGrid w:val="0"/>
              <w:ind w:left="360"/>
              <w:jc w:val="both"/>
              <w:rPr>
                <w:del w:id="508" w:author="ASUS" w:date="2018-06-06T12:12:00Z"/>
                <w:rFonts w:ascii="Times New Roman" w:hAnsi="Times New Roman" w:cs="Times New Roman"/>
                <w:sz w:val="20"/>
              </w:rPr>
              <w:pPrChange w:id="509" w:author="ASUS" w:date="2018-06-06T12:12:00Z">
                <w:pPr>
                  <w:widowControl/>
                  <w:snapToGrid w:val="0"/>
                  <w:jc w:val="both"/>
                </w:pPr>
              </w:pPrChange>
            </w:pPr>
            <w:del w:id="510" w:author="ASUS" w:date="2018-06-06T12:12:00Z">
              <w:r w:rsidRPr="00BA2915" w:rsidDel="00AB5E9D">
                <w:rPr>
                  <w:rFonts w:ascii="Times New Roman" w:hAnsi="Times New Roman" w:cs="Times New Roman"/>
                  <w:sz w:val="20"/>
                </w:rPr>
                <w:delText>mean RMSE</w:delText>
              </w:r>
            </w:del>
          </w:p>
          <w:p w:rsidR="00146027" w:rsidRPr="00BA2915" w:rsidDel="00AB5E9D" w:rsidRDefault="00146027">
            <w:pPr>
              <w:snapToGrid w:val="0"/>
              <w:ind w:left="360"/>
              <w:jc w:val="both"/>
              <w:rPr>
                <w:del w:id="511" w:author="ASUS" w:date="2018-06-06T12:12:00Z"/>
                <w:rFonts w:ascii="Times New Roman" w:hAnsi="Times New Roman" w:cs="Times New Roman"/>
                <w:sz w:val="20"/>
              </w:rPr>
              <w:pPrChange w:id="512" w:author="ASUS" w:date="2018-06-06T12:12:00Z">
                <w:pPr>
                  <w:widowControl/>
                  <w:snapToGrid w:val="0"/>
                  <w:jc w:val="both"/>
                </w:pPr>
              </w:pPrChange>
            </w:pPr>
            <w:del w:id="513" w:author="ASUS" w:date="2018-06-06T12:12:00Z">
              <w:r w:rsidRPr="00BA2915" w:rsidDel="00AB5E9D">
                <w:rPr>
                  <w:rFonts w:ascii="Times New Roman" w:hAnsi="Times New Roman" w:cs="Times New Roman"/>
                  <w:sz w:val="20"/>
                </w:rPr>
                <w:delText>(min)</w:delText>
              </w:r>
            </w:del>
          </w:p>
        </w:tc>
        <w:tc>
          <w:tcPr>
            <w:tcW w:w="374" w:type="dxa"/>
            <w:noWrap/>
            <w:vAlign w:val="center"/>
            <w:hideMark/>
          </w:tcPr>
          <w:p w:rsidR="00146027" w:rsidRPr="00146027" w:rsidDel="00AB5E9D" w:rsidRDefault="00146027">
            <w:pPr>
              <w:snapToGrid w:val="0"/>
              <w:ind w:left="360"/>
              <w:jc w:val="both"/>
              <w:rPr>
                <w:del w:id="514" w:author="ASUS" w:date="2018-06-06T12:12:00Z"/>
                <w:rFonts w:ascii="Times New Roman" w:hAnsi="Times New Roman" w:cs="Times New Roman"/>
                <w:sz w:val="20"/>
              </w:rPr>
              <w:pPrChange w:id="515" w:author="ASUS" w:date="2018-06-06T12:12:00Z">
                <w:pPr>
                  <w:widowControl/>
                  <w:snapToGrid w:val="0"/>
                  <w:jc w:val="right"/>
                </w:pPr>
              </w:pPrChange>
            </w:pPr>
            <w:del w:id="516" w:author="ASUS" w:date="2018-06-06T12:12:00Z">
              <w:r w:rsidRPr="00146027" w:rsidDel="00AB5E9D">
                <w:rPr>
                  <w:rFonts w:ascii="Times New Roman" w:hAnsi="Times New Roman" w:cs="Times New Roman" w:hint="eastAsia"/>
                  <w:sz w:val="20"/>
                </w:rPr>
                <w:delText>0.9031</w:delText>
              </w:r>
            </w:del>
          </w:p>
        </w:tc>
        <w:tc>
          <w:tcPr>
            <w:tcW w:w="818" w:type="dxa"/>
            <w:shd w:val="clear" w:color="auto" w:fill="9CC2E5" w:themeFill="accent1" w:themeFillTint="99"/>
            <w:noWrap/>
            <w:vAlign w:val="center"/>
            <w:hideMark/>
          </w:tcPr>
          <w:p w:rsidR="00146027" w:rsidRPr="00146027" w:rsidDel="00AB5E9D" w:rsidRDefault="00146027">
            <w:pPr>
              <w:snapToGrid w:val="0"/>
              <w:ind w:left="360"/>
              <w:jc w:val="both"/>
              <w:rPr>
                <w:del w:id="517" w:author="ASUS" w:date="2018-06-06T12:12:00Z"/>
                <w:rFonts w:ascii="Times New Roman" w:hAnsi="Times New Roman" w:cs="Times New Roman"/>
                <w:sz w:val="20"/>
              </w:rPr>
              <w:pPrChange w:id="518" w:author="ASUS" w:date="2018-06-06T12:12:00Z">
                <w:pPr>
                  <w:snapToGrid w:val="0"/>
                  <w:jc w:val="right"/>
                </w:pPr>
              </w:pPrChange>
            </w:pPr>
            <w:del w:id="519" w:author="ASUS" w:date="2018-06-06T12:12:00Z">
              <w:r w:rsidRPr="00146027" w:rsidDel="00AB5E9D">
                <w:rPr>
                  <w:rFonts w:ascii="Times New Roman" w:hAnsi="Times New Roman" w:cs="Times New Roman" w:hint="eastAsia"/>
                  <w:sz w:val="20"/>
                </w:rPr>
                <w:delText>0.9212</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20" w:author="ASUS" w:date="2018-06-06T12:12:00Z"/>
                <w:rFonts w:ascii="Times New Roman" w:hAnsi="Times New Roman" w:cs="Times New Roman"/>
                <w:sz w:val="20"/>
              </w:rPr>
              <w:pPrChange w:id="521" w:author="ASUS" w:date="2018-06-06T12:12:00Z">
                <w:pPr>
                  <w:snapToGrid w:val="0"/>
                  <w:jc w:val="right"/>
                </w:pPr>
              </w:pPrChange>
            </w:pPr>
            <w:del w:id="522" w:author="ASUS" w:date="2018-06-06T12:12:00Z">
              <w:r w:rsidRPr="00146027" w:rsidDel="00AB5E9D">
                <w:rPr>
                  <w:rFonts w:ascii="Times New Roman" w:hAnsi="Times New Roman" w:cs="Times New Roman" w:hint="eastAsia"/>
                  <w:sz w:val="20"/>
                </w:rPr>
                <w:delText>0.9044</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23" w:author="ASUS" w:date="2018-06-06T12:12:00Z"/>
                <w:rFonts w:ascii="Times New Roman" w:hAnsi="Times New Roman" w:cs="Times New Roman"/>
                <w:sz w:val="20"/>
              </w:rPr>
              <w:pPrChange w:id="524" w:author="ASUS" w:date="2018-06-06T12:12:00Z">
                <w:pPr>
                  <w:snapToGrid w:val="0"/>
                  <w:jc w:val="right"/>
                </w:pPr>
              </w:pPrChange>
            </w:pPr>
            <w:del w:id="525" w:author="ASUS" w:date="2018-06-06T12:12:00Z">
              <w:r w:rsidRPr="00146027" w:rsidDel="00AB5E9D">
                <w:rPr>
                  <w:rFonts w:ascii="Times New Roman" w:hAnsi="Times New Roman" w:cs="Times New Roman" w:hint="eastAsia"/>
                  <w:sz w:val="20"/>
                </w:rPr>
                <w:delText>0.9040</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26" w:author="ASUS" w:date="2018-06-06T12:12:00Z"/>
                <w:rFonts w:ascii="Times New Roman" w:hAnsi="Times New Roman" w:cs="Times New Roman"/>
                <w:sz w:val="20"/>
              </w:rPr>
              <w:pPrChange w:id="527" w:author="ASUS" w:date="2018-06-06T12:12:00Z">
                <w:pPr>
                  <w:snapToGrid w:val="0"/>
                  <w:jc w:val="right"/>
                </w:pPr>
              </w:pPrChange>
            </w:pPr>
            <w:del w:id="528" w:author="ASUS" w:date="2018-06-06T12:12:00Z">
              <w:r w:rsidRPr="00146027" w:rsidDel="00AB5E9D">
                <w:rPr>
                  <w:rFonts w:ascii="Times New Roman" w:hAnsi="Times New Roman" w:cs="Times New Roman" w:hint="eastAsia"/>
                  <w:sz w:val="20"/>
                </w:rPr>
                <w:delText>0.9038</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29" w:author="ASUS" w:date="2018-06-06T12:12:00Z"/>
                <w:rFonts w:ascii="Times New Roman" w:hAnsi="Times New Roman" w:cs="Times New Roman"/>
                <w:sz w:val="20"/>
              </w:rPr>
              <w:pPrChange w:id="530" w:author="ASUS" w:date="2018-06-06T12:12:00Z">
                <w:pPr>
                  <w:snapToGrid w:val="0"/>
                  <w:jc w:val="right"/>
                </w:pPr>
              </w:pPrChange>
            </w:pPr>
            <w:del w:id="531" w:author="ASUS" w:date="2018-06-06T12:12:00Z">
              <w:r w:rsidRPr="00146027" w:rsidDel="00AB5E9D">
                <w:rPr>
                  <w:rFonts w:ascii="Times New Roman" w:hAnsi="Times New Roman" w:cs="Times New Roman" w:hint="eastAsia"/>
                  <w:sz w:val="20"/>
                </w:rPr>
                <w:delText>0.9079</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32" w:author="ASUS" w:date="2018-06-06T12:12:00Z"/>
                <w:rFonts w:ascii="Times New Roman" w:hAnsi="Times New Roman" w:cs="Times New Roman"/>
                <w:sz w:val="20"/>
              </w:rPr>
              <w:pPrChange w:id="533" w:author="ASUS" w:date="2018-06-06T12:12:00Z">
                <w:pPr>
                  <w:snapToGrid w:val="0"/>
                  <w:jc w:val="right"/>
                </w:pPr>
              </w:pPrChange>
            </w:pPr>
            <w:del w:id="534" w:author="ASUS" w:date="2018-06-06T12:12:00Z">
              <w:r w:rsidRPr="00146027" w:rsidDel="00AB5E9D">
                <w:rPr>
                  <w:rFonts w:ascii="Times New Roman" w:hAnsi="Times New Roman" w:cs="Times New Roman" w:hint="eastAsia"/>
                  <w:sz w:val="20"/>
                </w:rPr>
                <w:delText>0.9101</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35" w:author="ASUS" w:date="2018-06-06T12:12:00Z"/>
                <w:rFonts w:ascii="Times New Roman" w:hAnsi="Times New Roman" w:cs="Times New Roman"/>
                <w:sz w:val="20"/>
              </w:rPr>
              <w:pPrChange w:id="536" w:author="ASUS" w:date="2018-06-06T12:12:00Z">
                <w:pPr>
                  <w:snapToGrid w:val="0"/>
                  <w:jc w:val="right"/>
                </w:pPr>
              </w:pPrChange>
            </w:pPr>
            <w:del w:id="537" w:author="ASUS" w:date="2018-06-06T12:12:00Z">
              <w:r w:rsidRPr="00146027" w:rsidDel="00AB5E9D">
                <w:rPr>
                  <w:rFonts w:ascii="Times New Roman" w:hAnsi="Times New Roman" w:cs="Times New Roman" w:hint="eastAsia"/>
                  <w:sz w:val="20"/>
                </w:rPr>
                <w:delText>0.9093</w:delText>
              </w:r>
            </w:del>
          </w:p>
        </w:tc>
      </w:tr>
      <w:tr w:rsidR="00F65419" w:rsidRPr="00BA2915" w:rsidDel="00AB5E9D" w:rsidTr="007341C2">
        <w:trPr>
          <w:trHeight w:val="324"/>
          <w:del w:id="538" w:author="ASUS" w:date="2018-06-06T12:12:00Z"/>
        </w:trPr>
        <w:tc>
          <w:tcPr>
            <w:tcW w:w="1668" w:type="dxa"/>
            <w:noWrap/>
            <w:hideMark/>
          </w:tcPr>
          <w:p w:rsidR="00146027" w:rsidRPr="00BA2915" w:rsidDel="00AB5E9D" w:rsidRDefault="00146027">
            <w:pPr>
              <w:snapToGrid w:val="0"/>
              <w:ind w:left="360"/>
              <w:jc w:val="both"/>
              <w:rPr>
                <w:del w:id="539" w:author="ASUS" w:date="2018-06-06T12:12:00Z"/>
                <w:rFonts w:ascii="Times New Roman" w:hAnsi="Times New Roman" w:cs="Times New Roman"/>
                <w:sz w:val="20"/>
              </w:rPr>
              <w:pPrChange w:id="540" w:author="ASUS" w:date="2018-06-06T12:12:00Z">
                <w:pPr>
                  <w:widowControl/>
                  <w:snapToGrid w:val="0"/>
                  <w:jc w:val="both"/>
                </w:pPr>
              </w:pPrChange>
            </w:pPr>
            <w:del w:id="541" w:author="ASUS" w:date="2018-06-06T12:12:00Z">
              <w:r w:rsidRPr="00BA2915" w:rsidDel="00AB5E9D">
                <w:rPr>
                  <w:rFonts w:ascii="Times New Roman" w:hAnsi="Times New Roman" w:cs="Times New Roman"/>
                  <w:sz w:val="20"/>
                </w:rPr>
                <w:delText>mean MAPE(%)</w:delText>
              </w:r>
            </w:del>
          </w:p>
        </w:tc>
        <w:tc>
          <w:tcPr>
            <w:tcW w:w="374" w:type="dxa"/>
            <w:noWrap/>
            <w:vAlign w:val="center"/>
            <w:hideMark/>
          </w:tcPr>
          <w:p w:rsidR="00146027" w:rsidRPr="00146027" w:rsidDel="00AB5E9D" w:rsidRDefault="00146027">
            <w:pPr>
              <w:snapToGrid w:val="0"/>
              <w:ind w:left="360"/>
              <w:jc w:val="both"/>
              <w:rPr>
                <w:del w:id="542" w:author="ASUS" w:date="2018-06-06T12:12:00Z"/>
                <w:rFonts w:ascii="Times New Roman" w:hAnsi="Times New Roman" w:cs="Times New Roman"/>
                <w:sz w:val="20"/>
              </w:rPr>
              <w:pPrChange w:id="543" w:author="ASUS" w:date="2018-06-06T12:12:00Z">
                <w:pPr>
                  <w:widowControl/>
                  <w:snapToGrid w:val="0"/>
                  <w:jc w:val="right"/>
                </w:pPr>
              </w:pPrChange>
            </w:pPr>
            <w:del w:id="544" w:author="ASUS" w:date="2018-06-06T12:12:00Z">
              <w:r w:rsidRPr="00146027" w:rsidDel="00AB5E9D">
                <w:rPr>
                  <w:rFonts w:ascii="Times New Roman" w:hAnsi="Times New Roman" w:cs="Times New Roman" w:hint="eastAsia"/>
                  <w:sz w:val="20"/>
                </w:rPr>
                <w:delText>22.073</w:delText>
              </w:r>
            </w:del>
          </w:p>
        </w:tc>
        <w:tc>
          <w:tcPr>
            <w:tcW w:w="818" w:type="dxa"/>
            <w:shd w:val="clear" w:color="auto" w:fill="9CC2E5" w:themeFill="accent1" w:themeFillTint="99"/>
            <w:noWrap/>
            <w:vAlign w:val="center"/>
            <w:hideMark/>
          </w:tcPr>
          <w:p w:rsidR="00146027" w:rsidRPr="00146027" w:rsidDel="00AB5E9D" w:rsidRDefault="00146027">
            <w:pPr>
              <w:snapToGrid w:val="0"/>
              <w:ind w:left="360"/>
              <w:jc w:val="both"/>
              <w:rPr>
                <w:del w:id="545" w:author="ASUS" w:date="2018-06-06T12:12:00Z"/>
                <w:rFonts w:ascii="Times New Roman" w:hAnsi="Times New Roman" w:cs="Times New Roman"/>
                <w:sz w:val="20"/>
              </w:rPr>
              <w:pPrChange w:id="546" w:author="ASUS" w:date="2018-06-06T12:12:00Z">
                <w:pPr>
                  <w:snapToGrid w:val="0"/>
                  <w:jc w:val="right"/>
                </w:pPr>
              </w:pPrChange>
            </w:pPr>
            <w:del w:id="547" w:author="ASUS" w:date="2018-06-06T12:12:00Z">
              <w:r w:rsidRPr="00146027" w:rsidDel="00AB5E9D">
                <w:rPr>
                  <w:rFonts w:ascii="Times New Roman" w:hAnsi="Times New Roman" w:cs="Times New Roman" w:hint="eastAsia"/>
                  <w:sz w:val="20"/>
                </w:rPr>
                <w:delText>23.19</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48" w:author="ASUS" w:date="2018-06-06T12:12:00Z"/>
                <w:rFonts w:ascii="Times New Roman" w:hAnsi="Times New Roman" w:cs="Times New Roman"/>
                <w:sz w:val="20"/>
              </w:rPr>
              <w:pPrChange w:id="549" w:author="ASUS" w:date="2018-06-06T12:12:00Z">
                <w:pPr>
                  <w:snapToGrid w:val="0"/>
                  <w:jc w:val="right"/>
                </w:pPr>
              </w:pPrChange>
            </w:pPr>
            <w:del w:id="550" w:author="ASUS" w:date="2018-06-06T12:12:00Z">
              <w:r w:rsidRPr="00146027" w:rsidDel="00AB5E9D">
                <w:rPr>
                  <w:rFonts w:ascii="Times New Roman" w:hAnsi="Times New Roman" w:cs="Times New Roman" w:hint="eastAsia"/>
                  <w:sz w:val="20"/>
                </w:rPr>
                <w:delText>22.218</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51" w:author="ASUS" w:date="2018-06-06T12:12:00Z"/>
                <w:rFonts w:ascii="Times New Roman" w:hAnsi="Times New Roman" w:cs="Times New Roman"/>
                <w:sz w:val="20"/>
              </w:rPr>
              <w:pPrChange w:id="552" w:author="ASUS" w:date="2018-06-06T12:12:00Z">
                <w:pPr>
                  <w:snapToGrid w:val="0"/>
                  <w:jc w:val="right"/>
                </w:pPr>
              </w:pPrChange>
            </w:pPr>
            <w:del w:id="553" w:author="ASUS" w:date="2018-06-06T12:12:00Z">
              <w:r w:rsidRPr="00146027" w:rsidDel="00AB5E9D">
                <w:rPr>
                  <w:rFonts w:ascii="Times New Roman" w:hAnsi="Times New Roman" w:cs="Times New Roman" w:hint="eastAsia"/>
                  <w:sz w:val="20"/>
                </w:rPr>
                <w:delText>22.101</w:delText>
              </w:r>
            </w:del>
          </w:p>
        </w:tc>
        <w:tc>
          <w:tcPr>
            <w:tcW w:w="906" w:type="dxa"/>
            <w:shd w:val="clear" w:color="auto" w:fill="F4B083" w:themeFill="accent2" w:themeFillTint="99"/>
            <w:noWrap/>
            <w:vAlign w:val="center"/>
            <w:hideMark/>
          </w:tcPr>
          <w:p w:rsidR="00146027" w:rsidRPr="00146027" w:rsidDel="00AB5E9D" w:rsidRDefault="00146027">
            <w:pPr>
              <w:snapToGrid w:val="0"/>
              <w:ind w:left="360"/>
              <w:jc w:val="both"/>
              <w:rPr>
                <w:del w:id="554" w:author="ASUS" w:date="2018-06-06T12:12:00Z"/>
                <w:rFonts w:ascii="Times New Roman" w:hAnsi="Times New Roman" w:cs="Times New Roman"/>
                <w:sz w:val="20"/>
              </w:rPr>
              <w:pPrChange w:id="555" w:author="ASUS" w:date="2018-06-06T12:12:00Z">
                <w:pPr>
                  <w:snapToGrid w:val="0"/>
                  <w:jc w:val="right"/>
                </w:pPr>
              </w:pPrChange>
            </w:pPr>
            <w:del w:id="556" w:author="ASUS" w:date="2018-06-06T12:12:00Z">
              <w:r w:rsidRPr="00146027" w:rsidDel="00AB5E9D">
                <w:rPr>
                  <w:rFonts w:ascii="Times New Roman" w:hAnsi="Times New Roman" w:cs="Times New Roman" w:hint="eastAsia"/>
                  <w:sz w:val="20"/>
                </w:rPr>
                <w:delText>22.021</w:delText>
              </w:r>
            </w:del>
          </w:p>
        </w:tc>
        <w:tc>
          <w:tcPr>
            <w:tcW w:w="906" w:type="dxa"/>
            <w:shd w:val="clear" w:color="auto" w:fill="F4B083" w:themeFill="accent2" w:themeFillTint="99"/>
            <w:noWrap/>
            <w:vAlign w:val="center"/>
            <w:hideMark/>
          </w:tcPr>
          <w:p w:rsidR="00146027" w:rsidRPr="00146027" w:rsidDel="00AB5E9D" w:rsidRDefault="00146027">
            <w:pPr>
              <w:snapToGrid w:val="0"/>
              <w:ind w:left="360"/>
              <w:jc w:val="both"/>
              <w:rPr>
                <w:del w:id="557" w:author="ASUS" w:date="2018-06-06T12:12:00Z"/>
                <w:rFonts w:ascii="Times New Roman" w:hAnsi="Times New Roman" w:cs="Times New Roman"/>
                <w:sz w:val="20"/>
              </w:rPr>
              <w:pPrChange w:id="558" w:author="ASUS" w:date="2018-06-06T12:12:00Z">
                <w:pPr>
                  <w:snapToGrid w:val="0"/>
                  <w:jc w:val="right"/>
                </w:pPr>
              </w:pPrChange>
            </w:pPr>
            <w:del w:id="559" w:author="ASUS" w:date="2018-06-06T12:12:00Z">
              <w:r w:rsidRPr="00146027" w:rsidDel="00AB5E9D">
                <w:rPr>
                  <w:rFonts w:ascii="Times New Roman" w:hAnsi="Times New Roman" w:cs="Times New Roman" w:hint="eastAsia"/>
                  <w:sz w:val="20"/>
                </w:rPr>
                <w:delText>21.878</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60" w:author="ASUS" w:date="2018-06-06T12:12:00Z"/>
                <w:rFonts w:ascii="Times New Roman" w:hAnsi="Times New Roman" w:cs="Times New Roman"/>
                <w:sz w:val="20"/>
              </w:rPr>
              <w:pPrChange w:id="561" w:author="ASUS" w:date="2018-06-06T12:12:00Z">
                <w:pPr>
                  <w:snapToGrid w:val="0"/>
                  <w:jc w:val="right"/>
                </w:pPr>
              </w:pPrChange>
            </w:pPr>
            <w:del w:id="562" w:author="ASUS" w:date="2018-06-06T12:12:00Z">
              <w:r w:rsidRPr="00146027" w:rsidDel="00AB5E9D">
                <w:rPr>
                  <w:rFonts w:ascii="Times New Roman" w:hAnsi="Times New Roman" w:cs="Times New Roman" w:hint="eastAsia"/>
                  <w:sz w:val="20"/>
                </w:rPr>
                <w:delText>22.155</w:delText>
              </w:r>
            </w:del>
          </w:p>
        </w:tc>
        <w:tc>
          <w:tcPr>
            <w:tcW w:w="906" w:type="dxa"/>
            <w:shd w:val="clear" w:color="auto" w:fill="9CC2E5" w:themeFill="accent1" w:themeFillTint="99"/>
            <w:noWrap/>
            <w:vAlign w:val="center"/>
            <w:hideMark/>
          </w:tcPr>
          <w:p w:rsidR="00146027" w:rsidRPr="00146027" w:rsidDel="00AB5E9D" w:rsidRDefault="00146027">
            <w:pPr>
              <w:snapToGrid w:val="0"/>
              <w:ind w:left="360"/>
              <w:jc w:val="both"/>
              <w:rPr>
                <w:del w:id="563" w:author="ASUS" w:date="2018-06-06T12:12:00Z"/>
                <w:rFonts w:ascii="Times New Roman" w:hAnsi="Times New Roman" w:cs="Times New Roman"/>
                <w:sz w:val="20"/>
              </w:rPr>
              <w:pPrChange w:id="564" w:author="ASUS" w:date="2018-06-06T12:12:00Z">
                <w:pPr>
                  <w:snapToGrid w:val="0"/>
                  <w:jc w:val="right"/>
                </w:pPr>
              </w:pPrChange>
            </w:pPr>
            <w:del w:id="565" w:author="ASUS" w:date="2018-06-06T12:12:00Z">
              <w:r w:rsidRPr="00146027" w:rsidDel="00AB5E9D">
                <w:rPr>
                  <w:rFonts w:ascii="Times New Roman" w:hAnsi="Times New Roman" w:cs="Times New Roman" w:hint="eastAsia"/>
                  <w:sz w:val="20"/>
                </w:rPr>
                <w:delText>22.100</w:delText>
              </w:r>
            </w:del>
          </w:p>
        </w:tc>
      </w:tr>
    </w:tbl>
    <w:p w:rsidR="008C731B" w:rsidDel="00AB5E9D" w:rsidRDefault="008C731B">
      <w:pPr>
        <w:ind w:left="360"/>
        <w:jc w:val="both"/>
        <w:rPr>
          <w:del w:id="566" w:author="ASUS" w:date="2018-06-06T12:12:00Z"/>
          <w:rFonts w:ascii="Times New Roman" w:hAnsi="Times New Roman" w:cs="Times New Roman"/>
        </w:rPr>
        <w:pPrChange w:id="567" w:author="ASUS" w:date="2018-06-06T12:12:00Z">
          <w:pPr>
            <w:widowControl/>
          </w:pPr>
        </w:pPrChange>
      </w:pPr>
    </w:p>
    <w:p w:rsidR="00541C53" w:rsidDel="00AB5E9D" w:rsidRDefault="00541C53">
      <w:pPr>
        <w:pStyle w:val="Content2"/>
        <w:numPr>
          <w:ilvl w:val="0"/>
          <w:numId w:val="4"/>
        </w:numPr>
        <w:jc w:val="both"/>
        <w:rPr>
          <w:del w:id="568" w:author="ASUS" w:date="2018-06-06T12:12:00Z"/>
        </w:rPr>
        <w:pPrChange w:id="569" w:author="ASUS" w:date="2018-06-06T12:12:00Z">
          <w:pPr>
            <w:pStyle w:val="Content2"/>
            <w:widowControl/>
            <w:numPr>
              <w:numId w:val="4"/>
            </w:numPr>
            <w:ind w:left="360"/>
            <w:jc w:val="both"/>
          </w:pPr>
        </w:pPrChange>
      </w:pPr>
      <w:del w:id="570" w:author="ASUS" w:date="2018-06-06T12:12:00Z">
        <w:r w:rsidDel="00AB5E9D">
          <w:rPr>
            <w:rFonts w:hint="eastAsia"/>
          </w:rPr>
          <w:delText>Conclusion</w:delText>
        </w:r>
      </w:del>
    </w:p>
    <w:p w:rsidR="002C02BD" w:rsidDel="00AB5E9D" w:rsidRDefault="00541C53">
      <w:pPr>
        <w:ind w:left="360" w:firstLineChars="200" w:firstLine="480"/>
        <w:jc w:val="both"/>
        <w:rPr>
          <w:del w:id="571" w:author="ASUS" w:date="2018-06-06T12:12:00Z"/>
        </w:rPr>
        <w:pPrChange w:id="572" w:author="ASUS" w:date="2018-06-06T12:12:00Z">
          <w:pPr>
            <w:widowControl/>
            <w:ind w:firstLineChars="200" w:firstLine="480"/>
            <w:jc w:val="both"/>
          </w:pPr>
        </w:pPrChange>
      </w:pPr>
      <w:del w:id="573" w:author="ASUS" w:date="2018-06-06T12:12:00Z">
        <w:r w:rsidRPr="002C02BD" w:rsidDel="00AB5E9D">
          <w:delText>Travel time prediction is worthy of study and is beneficial to society</w:delText>
        </w:r>
        <w:r w:rsidRPr="002C02BD" w:rsidDel="00AB5E9D">
          <w:rPr>
            <w:rFonts w:hint="eastAsia"/>
          </w:rPr>
          <w:delText>, especially in the coming era of autonomous vehicle. Since of the in</w:delText>
        </w:r>
        <w:r w:rsidR="0091448A" w:rsidRPr="002C02BD" w:rsidDel="00AB5E9D">
          <w:rPr>
            <w:rFonts w:hint="eastAsia"/>
          </w:rPr>
          <w:delText xml:space="preserve">troduction of ETC, the data collection for the vehicles in the routes is easier and faster than ever. The travelling data can be used to provide decision making, such as route selection and </w:delText>
        </w:r>
        <w:r w:rsidR="0091448A" w:rsidRPr="002C02BD" w:rsidDel="00AB5E9D">
          <w:delText>perception</w:delText>
        </w:r>
        <w:r w:rsidR="0091448A" w:rsidRPr="002C02BD" w:rsidDel="00AB5E9D">
          <w:rPr>
            <w:rFonts w:hint="eastAsia"/>
          </w:rPr>
          <w:delText xml:space="preserve"> of accidents in the route. This paper proposed a </w:delText>
        </w:r>
        <w:r w:rsidR="0091448A" w:rsidRPr="002C02BD" w:rsidDel="00AB5E9D">
          <w:delText>method</w:delText>
        </w:r>
        <w:r w:rsidR="0091448A" w:rsidRPr="002C02BD" w:rsidDel="00AB5E9D">
          <w:rPr>
            <w:rFonts w:hint="eastAsia"/>
          </w:rPr>
          <w:delText xml:space="preserve">, which used several training model to predict the travel time for the routes. Compared to the previous studies, the paper </w:delText>
        </w:r>
        <w:r w:rsidR="0091448A" w:rsidRPr="002C02BD" w:rsidDel="00AB5E9D">
          <w:delText>separate</w:delText>
        </w:r>
        <w:r w:rsidR="0091448A" w:rsidRPr="002C02BD" w:rsidDel="00AB5E9D">
          <w:rPr>
            <w:rFonts w:hint="eastAsia"/>
          </w:rPr>
          <w:delText xml:space="preserve">d the two features, current traffic status and weather condition, into another training model. The extra training model is used to tune the predicting results </w:delText>
        </w:r>
        <w:r w:rsidR="00DA7265" w:rsidRPr="002C02BD" w:rsidDel="00AB5E9D">
          <w:rPr>
            <w:rFonts w:hint="eastAsia"/>
          </w:rPr>
          <w:delText xml:space="preserve">derived </w:delText>
        </w:r>
        <w:r w:rsidR="0091448A" w:rsidRPr="002C02BD" w:rsidDel="00AB5E9D">
          <w:rPr>
            <w:rFonts w:hint="eastAsia"/>
          </w:rPr>
          <w:delText xml:space="preserve">from the traditional models. </w:delText>
        </w:r>
        <w:r w:rsidR="00DA7265" w:rsidRPr="002C02BD" w:rsidDel="00AB5E9D">
          <w:rPr>
            <w:rFonts w:hint="eastAsia"/>
          </w:rPr>
          <w:delText xml:space="preserve">In addition, the paper further analyzed the influence of each feature with precision measures, and identified which features and when are helpful to the prediction. Since of the coming of big data, the similar analysis combing data from different areas is </w:delText>
        </w:r>
        <w:r w:rsidR="00DA7265" w:rsidRPr="002C02BD" w:rsidDel="00AB5E9D">
          <w:delText>popular</w:delText>
        </w:r>
        <w:r w:rsidR="00DA7265" w:rsidRPr="002C02BD" w:rsidDel="00AB5E9D">
          <w:rPr>
            <w:rFonts w:hint="eastAsia"/>
          </w:rPr>
          <w:delText xml:space="preserve">. The future work is to incorporate more data, such as the air pollution data and the stability of electronic power supply, </w:delText>
        </w:r>
        <w:r w:rsidR="004F456B" w:rsidRPr="002C02BD" w:rsidDel="00AB5E9D">
          <w:delText>etc.</w:delText>
        </w:r>
        <w:r w:rsidR="00DA7265" w:rsidRPr="002C02BD" w:rsidDel="00AB5E9D">
          <w:rPr>
            <w:rFonts w:hint="eastAsia"/>
          </w:rPr>
          <w:delText>, to see their influence of the travelling time.</w:delText>
        </w:r>
      </w:del>
    </w:p>
    <w:p w:rsidR="002C02BD" w:rsidRPr="00765137" w:rsidDel="00AB5E9D" w:rsidRDefault="002C02BD">
      <w:pPr>
        <w:ind w:left="360"/>
        <w:jc w:val="both"/>
        <w:rPr>
          <w:del w:id="574" w:author="ASUS" w:date="2018-06-06T12:12:00Z"/>
          <w:b/>
        </w:rPr>
        <w:pPrChange w:id="575" w:author="ASUS" w:date="2018-06-06T12:12:00Z">
          <w:pPr>
            <w:widowControl/>
          </w:pPr>
        </w:pPrChange>
      </w:pPr>
      <w:del w:id="576" w:author="ASUS" w:date="2018-06-06T12:12:00Z">
        <w:r w:rsidRPr="00765137" w:rsidDel="00AB5E9D">
          <w:rPr>
            <w:b/>
          </w:rPr>
          <w:delText>References</w:delText>
        </w:r>
      </w:del>
    </w:p>
    <w:p w:rsidR="002C02BD" w:rsidRPr="00BA2915" w:rsidDel="00AB5E9D" w:rsidRDefault="002C02BD">
      <w:pPr>
        <w:ind w:left="480" w:hangingChars="200" w:hanging="480"/>
        <w:jc w:val="both"/>
        <w:rPr>
          <w:del w:id="577" w:author="ASUS" w:date="2018-06-06T12:12:00Z"/>
          <w:rFonts w:ascii="Times New Roman" w:hAnsi="Times New Roman" w:cs="Times New Roman"/>
        </w:rPr>
        <w:pPrChange w:id="578" w:author="ASUS" w:date="2018-06-06T12:12:00Z">
          <w:pPr>
            <w:widowControl/>
            <w:ind w:left="480" w:hangingChars="200" w:hanging="480"/>
            <w:jc w:val="both"/>
          </w:pPr>
        </w:pPrChange>
      </w:pPr>
      <w:del w:id="579" w:author="ASUS" w:date="2018-06-06T12:12:00Z">
        <w:r w:rsidDel="00AB5E9D">
          <w:rPr>
            <w:rFonts w:ascii="Times New Roman" w:hAnsi="Times New Roman" w:cs="Times New Roman" w:hint="eastAsia"/>
          </w:rPr>
          <w:delText xml:space="preserve">[1] </w:delText>
        </w:r>
        <w:r w:rsidRPr="00BA2915" w:rsidDel="00AB5E9D">
          <w:rPr>
            <w:rFonts w:ascii="Times New Roman" w:hAnsi="Times New Roman" w:cs="Times New Roman"/>
          </w:rPr>
          <w:delText>Schrank, D., Eisele, B., Lomax, T., &amp; Bak, J. (2015). 2015 urban mobility scorecard. ISO 690</w:delText>
        </w:r>
      </w:del>
    </w:p>
    <w:p w:rsidR="002C02BD" w:rsidRPr="00BA2915" w:rsidDel="00AB5E9D" w:rsidRDefault="002C02BD">
      <w:pPr>
        <w:ind w:left="480" w:hangingChars="200" w:hanging="480"/>
        <w:jc w:val="both"/>
        <w:rPr>
          <w:del w:id="580" w:author="ASUS" w:date="2018-06-06T12:12:00Z"/>
          <w:rFonts w:ascii="Times New Roman" w:hAnsi="Times New Roman" w:cs="Times New Roman"/>
        </w:rPr>
        <w:pPrChange w:id="581" w:author="ASUS" w:date="2018-06-06T12:12:00Z">
          <w:pPr>
            <w:widowControl/>
            <w:ind w:left="480" w:hangingChars="200" w:hanging="480"/>
            <w:jc w:val="both"/>
          </w:pPr>
        </w:pPrChange>
      </w:pPr>
      <w:del w:id="582" w:author="ASUS" w:date="2018-06-06T12:12:00Z">
        <w:r w:rsidDel="00AB5E9D">
          <w:rPr>
            <w:rFonts w:ascii="Times New Roman" w:hAnsi="Times New Roman" w:cs="Times New Roman" w:hint="eastAsia"/>
          </w:rPr>
          <w:delText xml:space="preserve">[2] </w:delText>
        </w:r>
        <w:r w:rsidRPr="00BA2915" w:rsidDel="00AB5E9D">
          <w:rPr>
            <w:rFonts w:ascii="Times New Roman" w:hAnsi="Times New Roman" w:cs="Times New Roman"/>
          </w:rPr>
          <w:delText>International Bridge, Tunnel and Turnpike Association, (2016). 2016 National Toll Technology Survey Final.</w:delText>
        </w:r>
      </w:del>
    </w:p>
    <w:p w:rsidR="002C02BD" w:rsidRPr="00BA2915" w:rsidDel="00AB5E9D" w:rsidRDefault="002C02BD">
      <w:pPr>
        <w:ind w:left="480" w:hangingChars="200" w:hanging="480"/>
        <w:jc w:val="both"/>
        <w:rPr>
          <w:del w:id="583" w:author="ASUS" w:date="2018-06-06T12:12:00Z"/>
          <w:rFonts w:ascii="Times New Roman" w:hAnsi="Times New Roman" w:cs="Times New Roman"/>
        </w:rPr>
        <w:pPrChange w:id="584" w:author="ASUS" w:date="2018-06-06T12:12:00Z">
          <w:pPr>
            <w:widowControl/>
            <w:ind w:left="480" w:hangingChars="200" w:hanging="480"/>
            <w:jc w:val="both"/>
          </w:pPr>
        </w:pPrChange>
      </w:pPr>
      <w:del w:id="585" w:author="ASUS" w:date="2018-06-06T12:12:00Z">
        <w:r w:rsidDel="00AB5E9D">
          <w:rPr>
            <w:rFonts w:ascii="Times New Roman" w:hAnsi="Times New Roman" w:cs="Times New Roman" w:hint="eastAsia"/>
          </w:rPr>
          <w:delText xml:space="preserve">[3] </w:delText>
        </w:r>
        <w:r w:rsidRPr="00BA2915" w:rsidDel="00AB5E9D">
          <w:rPr>
            <w:rFonts w:ascii="Times New Roman" w:hAnsi="Times New Roman" w:cs="Times New Roman"/>
          </w:rPr>
          <w:delText>Wu, C. H., Ho, J. M., &amp; Lee, D. T. (2004). Travel-time prediction with support vector regression. IEEE transactions on intelligent transportation systems, 5(4), 276-281.</w:delText>
        </w:r>
      </w:del>
    </w:p>
    <w:p w:rsidR="002C02BD" w:rsidRPr="00BA2915" w:rsidDel="00AB5E9D" w:rsidRDefault="002C02BD">
      <w:pPr>
        <w:ind w:left="480" w:hangingChars="200" w:hanging="480"/>
        <w:jc w:val="both"/>
        <w:rPr>
          <w:del w:id="586" w:author="ASUS" w:date="2018-06-06T12:12:00Z"/>
          <w:rFonts w:ascii="Times New Roman" w:hAnsi="Times New Roman" w:cs="Times New Roman"/>
        </w:rPr>
        <w:pPrChange w:id="587" w:author="ASUS" w:date="2018-06-06T12:12:00Z">
          <w:pPr>
            <w:widowControl/>
            <w:ind w:left="480" w:hangingChars="200" w:hanging="480"/>
            <w:jc w:val="both"/>
          </w:pPr>
        </w:pPrChange>
      </w:pPr>
      <w:del w:id="588" w:author="ASUS" w:date="2018-06-06T12:12:00Z">
        <w:r w:rsidDel="00AB5E9D">
          <w:rPr>
            <w:rFonts w:ascii="Times New Roman" w:hAnsi="Times New Roman" w:cs="Times New Roman" w:hint="eastAsia"/>
          </w:rPr>
          <w:delText xml:space="preserve">[4] </w:delText>
        </w:r>
        <w:r w:rsidRPr="00BA2915" w:rsidDel="00AB5E9D">
          <w:rPr>
            <w:rFonts w:ascii="Times New Roman" w:hAnsi="Times New Roman" w:cs="Times New Roman"/>
          </w:rPr>
          <w:delText>Innamaa, S. (2005). Short-term prediction of travel time using neural networks on an interurban highway. Transportation, 32(6), 649-669.</w:delText>
        </w:r>
      </w:del>
    </w:p>
    <w:p w:rsidR="002C02BD" w:rsidRPr="00BA2915" w:rsidDel="00AB5E9D" w:rsidRDefault="002C02BD">
      <w:pPr>
        <w:ind w:left="480" w:hangingChars="200" w:hanging="480"/>
        <w:jc w:val="both"/>
        <w:rPr>
          <w:del w:id="589" w:author="ASUS" w:date="2018-06-06T12:12:00Z"/>
          <w:rFonts w:ascii="Times New Roman" w:hAnsi="Times New Roman" w:cs="Times New Roman"/>
        </w:rPr>
        <w:pPrChange w:id="590" w:author="ASUS" w:date="2018-06-06T12:12:00Z">
          <w:pPr>
            <w:widowControl/>
            <w:ind w:left="480" w:hangingChars="200" w:hanging="480"/>
            <w:jc w:val="both"/>
          </w:pPr>
        </w:pPrChange>
      </w:pPr>
      <w:del w:id="591" w:author="ASUS" w:date="2018-06-06T12:12:00Z">
        <w:r w:rsidDel="00AB5E9D">
          <w:rPr>
            <w:rFonts w:ascii="Times New Roman" w:hAnsi="Times New Roman" w:cs="Times New Roman" w:hint="eastAsia"/>
          </w:rPr>
          <w:delText xml:space="preserve"> [5] </w:delText>
        </w:r>
        <w:r w:rsidRPr="00774111" w:rsidDel="00AB5E9D">
          <w:rPr>
            <w:rFonts w:ascii="Times New Roman" w:hAnsi="Times New Roman" w:cs="Times New Roman"/>
          </w:rPr>
          <w:delText>Oh, C., &amp; Park, S. (2011). Investigating the effects of daily travel time patterns on short-term prediction. KSCE Journal of Civil Engineering, 15(7), 1263-1272.</w:delText>
        </w:r>
      </w:del>
    </w:p>
    <w:p w:rsidR="002C02BD" w:rsidRPr="00BA2915" w:rsidDel="00AB5E9D" w:rsidRDefault="002C02BD">
      <w:pPr>
        <w:ind w:left="480" w:hangingChars="200" w:hanging="480"/>
        <w:jc w:val="both"/>
        <w:rPr>
          <w:del w:id="592" w:author="ASUS" w:date="2018-06-06T12:12:00Z"/>
          <w:rFonts w:ascii="Times New Roman" w:hAnsi="Times New Roman" w:cs="Times New Roman"/>
        </w:rPr>
        <w:pPrChange w:id="593" w:author="ASUS" w:date="2018-06-06T12:12:00Z">
          <w:pPr>
            <w:widowControl/>
            <w:ind w:left="480" w:hangingChars="200" w:hanging="480"/>
            <w:jc w:val="both"/>
          </w:pPr>
        </w:pPrChange>
      </w:pPr>
      <w:del w:id="594" w:author="ASUS" w:date="2018-06-06T12:12:00Z">
        <w:r w:rsidDel="00AB5E9D">
          <w:rPr>
            <w:rFonts w:ascii="Times New Roman" w:hAnsi="Times New Roman" w:cs="Times New Roman" w:hint="eastAsia"/>
          </w:rPr>
          <w:delText xml:space="preserve">[6] </w:delText>
        </w:r>
        <w:r w:rsidRPr="00BA2915" w:rsidDel="00AB5E9D">
          <w:rPr>
            <w:rFonts w:ascii="Times New Roman" w:hAnsi="Times New Roman" w:cs="Times New Roman"/>
          </w:rPr>
          <w:delText>Li, C. S., &amp; Chen, M. C. (2013). Identifying important variables for predicting travel time of freeway with non-recurrent congestion with neural networks. Neural Computing and Applications, 23(6), 1611-1629.</w:delText>
        </w:r>
      </w:del>
    </w:p>
    <w:p w:rsidR="002C02BD" w:rsidDel="00AB5E9D" w:rsidRDefault="002C02BD">
      <w:pPr>
        <w:ind w:left="480" w:hangingChars="200" w:hanging="480"/>
        <w:jc w:val="both"/>
        <w:rPr>
          <w:del w:id="595" w:author="ASUS" w:date="2018-06-06T12:12:00Z"/>
          <w:rFonts w:ascii="Times New Roman" w:hAnsi="Times New Roman" w:cs="Times New Roman"/>
        </w:rPr>
        <w:pPrChange w:id="596" w:author="ASUS" w:date="2018-06-06T12:12:00Z">
          <w:pPr>
            <w:widowControl/>
            <w:ind w:left="480" w:hangingChars="200" w:hanging="480"/>
            <w:jc w:val="both"/>
          </w:pPr>
        </w:pPrChange>
      </w:pPr>
      <w:del w:id="597" w:author="ASUS" w:date="2018-06-06T12:12:00Z">
        <w:r w:rsidDel="00AB5E9D">
          <w:rPr>
            <w:rFonts w:ascii="Times New Roman" w:hAnsi="Times New Roman" w:cs="Times New Roman" w:hint="eastAsia"/>
          </w:rPr>
          <w:delText xml:space="preserve">[7] </w:delText>
        </w:r>
        <w:r w:rsidRPr="00BA2915" w:rsidDel="00AB5E9D">
          <w:rPr>
            <w:rFonts w:ascii="Times New Roman" w:hAnsi="Times New Roman" w:cs="Times New Roman"/>
          </w:rPr>
          <w:delText>Qiao, W., Haghani, A., &amp; Hamedi, M. (2012). Short-term travel time prediction considering the effects of weather. Transportation Research Record: Journal of the Transportation Research Board, (2308), 61-72.</w:delText>
        </w:r>
      </w:del>
    </w:p>
    <w:p w:rsidR="002C02BD" w:rsidRPr="000E2783" w:rsidDel="00AB5E9D" w:rsidRDefault="002C02BD">
      <w:pPr>
        <w:ind w:left="480" w:hangingChars="200" w:hanging="480"/>
        <w:jc w:val="both"/>
        <w:rPr>
          <w:del w:id="598" w:author="ASUS" w:date="2018-06-06T12:12:00Z"/>
          <w:rFonts w:ascii="Times New Roman" w:hAnsi="Times New Roman" w:cs="Times New Roman"/>
          <w:szCs w:val="24"/>
        </w:rPr>
        <w:pPrChange w:id="599" w:author="ASUS" w:date="2018-06-06T12:12:00Z">
          <w:pPr>
            <w:widowControl/>
            <w:ind w:left="480" w:hangingChars="200" w:hanging="480"/>
            <w:jc w:val="both"/>
          </w:pPr>
        </w:pPrChange>
      </w:pPr>
      <w:del w:id="600" w:author="ASUS" w:date="2018-06-06T12:12:00Z">
        <w:r w:rsidDel="00AB5E9D">
          <w:rPr>
            <w:rFonts w:ascii="Times New Roman" w:hAnsi="Times New Roman" w:cs="Times New Roman" w:hint="eastAsia"/>
          </w:rPr>
          <w:delText xml:space="preserve">[8] </w:delText>
        </w:r>
        <w:r w:rsidRPr="00BA2915" w:rsidDel="00AB5E9D">
          <w:rPr>
            <w:rFonts w:ascii="Times New Roman" w:hAnsi="Times New Roman" w:cs="Times New Roman"/>
          </w:rPr>
          <w:delText xml:space="preserve">Zhang, Y., &amp; Haghani, A. (2015). A gradient boosting method to improve travel time </w:delText>
        </w:r>
        <w:r w:rsidRPr="000E2783" w:rsidDel="00AB5E9D">
          <w:rPr>
            <w:rFonts w:ascii="Times New Roman" w:hAnsi="Times New Roman" w:cs="Times New Roman"/>
            <w:szCs w:val="24"/>
          </w:rPr>
          <w:delText>prediction. Transportation Research Part C: Emerging Technologies, 58, 308-324.</w:delText>
        </w:r>
      </w:del>
    </w:p>
    <w:p w:rsidR="002C02BD" w:rsidRPr="00BA2915" w:rsidDel="00AB5E9D" w:rsidRDefault="002C02BD">
      <w:pPr>
        <w:ind w:left="480" w:hangingChars="200" w:hanging="480"/>
        <w:jc w:val="both"/>
        <w:rPr>
          <w:del w:id="601" w:author="ASUS" w:date="2018-06-06T12:12:00Z"/>
          <w:rFonts w:ascii="Times New Roman" w:hAnsi="Times New Roman" w:cs="Times New Roman"/>
        </w:rPr>
        <w:pPrChange w:id="602" w:author="ASUS" w:date="2018-06-06T12:12:00Z">
          <w:pPr>
            <w:widowControl/>
            <w:ind w:left="480" w:hangingChars="200" w:hanging="480"/>
            <w:jc w:val="both"/>
          </w:pPr>
        </w:pPrChange>
      </w:pPr>
      <w:del w:id="603" w:author="ASUS" w:date="2018-06-06T12:12:00Z">
        <w:r w:rsidDel="00AB5E9D">
          <w:rPr>
            <w:rFonts w:ascii="Times New Roman" w:hAnsi="Times New Roman" w:cs="Times New Roman" w:hint="eastAsia"/>
          </w:rPr>
          <w:delText xml:space="preserve">[9] </w:delText>
        </w:r>
        <w:r w:rsidRPr="00BA2915" w:rsidDel="00AB5E9D">
          <w:rPr>
            <w:rFonts w:ascii="Times New Roman" w:hAnsi="Times New Roman" w:cs="Times New Roman"/>
          </w:rPr>
          <w:delText>Li, X., &amp; Bai, R. (2016, December). Freight Vehicle Travel Time Prediction Using Gradient Boosting Regression Tree. In Machine Learning and Applications (ICMLA), 2016 15th IEEE International Conference on (pp. 1010-1015). IEEE. ISO 690</w:delText>
        </w:r>
      </w:del>
    </w:p>
    <w:p w:rsidR="002C02BD" w:rsidRPr="00BA2915" w:rsidDel="00AB5E9D" w:rsidRDefault="002C02BD">
      <w:pPr>
        <w:ind w:left="480" w:hangingChars="200" w:hanging="480"/>
        <w:jc w:val="both"/>
        <w:rPr>
          <w:del w:id="604" w:author="ASUS" w:date="2018-06-06T12:12:00Z"/>
          <w:rFonts w:ascii="Times New Roman" w:hAnsi="Times New Roman" w:cs="Times New Roman"/>
        </w:rPr>
        <w:pPrChange w:id="605" w:author="ASUS" w:date="2018-06-06T12:12:00Z">
          <w:pPr>
            <w:widowControl/>
            <w:ind w:left="480" w:hangingChars="200" w:hanging="480"/>
            <w:jc w:val="both"/>
          </w:pPr>
        </w:pPrChange>
      </w:pPr>
      <w:del w:id="606" w:author="ASUS" w:date="2018-06-06T12:12:00Z">
        <w:r w:rsidDel="00AB5E9D">
          <w:rPr>
            <w:rFonts w:ascii="Times New Roman" w:hAnsi="Times New Roman" w:cs="Times New Roman" w:hint="eastAsia"/>
          </w:rPr>
          <w:delText xml:space="preserve">[11] </w:delText>
        </w:r>
        <w:r w:rsidRPr="00BA2915" w:rsidDel="00AB5E9D">
          <w:rPr>
            <w:rFonts w:ascii="Times New Roman" w:hAnsi="Times New Roman" w:cs="Times New Roman"/>
          </w:rPr>
          <w:delText>Myung, J., Kim, D. K., Kho, S. Y., &amp; Park, C. H. (2011). Travel time prediction using k nearest neighbor method with combined data from vehicle detector system and automatic toll collection system. Transportation Research Record: Journal of the Transportation Research Board, (2256), 51-59.</w:delText>
        </w:r>
      </w:del>
    </w:p>
    <w:p w:rsidR="002C02BD" w:rsidDel="00AB5E9D" w:rsidRDefault="002C02BD">
      <w:pPr>
        <w:ind w:left="480" w:hangingChars="200" w:hanging="480"/>
        <w:jc w:val="both"/>
        <w:rPr>
          <w:del w:id="607" w:author="ASUS" w:date="2018-06-06T12:12:00Z"/>
          <w:rFonts w:ascii="Times New Roman" w:hAnsi="Times New Roman" w:cs="Times New Roman"/>
        </w:rPr>
        <w:pPrChange w:id="608" w:author="ASUS" w:date="2018-06-06T12:12:00Z">
          <w:pPr>
            <w:widowControl/>
            <w:ind w:left="480" w:hangingChars="200" w:hanging="480"/>
            <w:jc w:val="both"/>
          </w:pPr>
        </w:pPrChange>
      </w:pPr>
      <w:del w:id="609" w:author="ASUS" w:date="2018-06-06T12:12:00Z">
        <w:r w:rsidDel="00AB5E9D">
          <w:rPr>
            <w:rFonts w:ascii="Times New Roman" w:hAnsi="Times New Roman" w:cs="Times New Roman" w:hint="eastAsia"/>
          </w:rPr>
          <w:delText xml:space="preserve">[13] </w:delText>
        </w:r>
        <w:r w:rsidRPr="00BA2915" w:rsidDel="00AB5E9D">
          <w:rPr>
            <w:rFonts w:ascii="Times New Roman" w:hAnsi="Times New Roman" w:cs="Times New Roman"/>
          </w:rPr>
          <w:delText>Pedregosa, F., Varoquaux, G., Gramfort, A., Michel, V., Thirion, B., Grisel, O., ... &amp; Vanderplas, J. (2011). Scikit-learn: Machine learning in Python. Journal of Machine Learning Research, 12(Oct), 2825-2830.</w:delText>
        </w:r>
      </w:del>
    </w:p>
    <w:p w:rsidR="002C02BD" w:rsidRPr="00BA2915" w:rsidDel="00AB5E9D" w:rsidRDefault="002C02BD">
      <w:pPr>
        <w:ind w:left="480" w:hangingChars="200" w:hanging="480"/>
        <w:jc w:val="both"/>
        <w:rPr>
          <w:del w:id="610" w:author="ASUS" w:date="2018-06-06T12:12:00Z"/>
          <w:rFonts w:ascii="Times New Roman" w:hAnsi="Times New Roman" w:cs="Times New Roman"/>
        </w:rPr>
        <w:pPrChange w:id="611" w:author="ASUS" w:date="2018-06-06T12:12:00Z">
          <w:pPr>
            <w:widowControl/>
            <w:ind w:left="480" w:hangingChars="200" w:hanging="480"/>
            <w:jc w:val="both"/>
          </w:pPr>
        </w:pPrChange>
      </w:pPr>
      <w:del w:id="612" w:author="ASUS" w:date="2018-06-06T12:12:00Z">
        <w:r w:rsidDel="00AB5E9D">
          <w:rPr>
            <w:rFonts w:ascii="Times New Roman" w:hAnsi="Times New Roman" w:cs="Times New Roman" w:hint="eastAsia"/>
          </w:rPr>
          <w:delText xml:space="preserve"> </w:delText>
        </w:r>
        <w:r w:rsidRPr="0095501B" w:rsidDel="00AB5E9D">
          <w:rPr>
            <w:rFonts w:ascii="Times New Roman" w:hAnsi="Times New Roman" w:cs="Times New Roman"/>
          </w:rPr>
          <w:delText xml:space="preserve"> </w:delText>
        </w:r>
        <w:r w:rsidRPr="00BA2915" w:rsidDel="00AB5E9D">
          <w:rPr>
            <w:rFonts w:ascii="Times New Roman" w:hAnsi="Times New Roman" w:cs="Times New Roman"/>
          </w:rPr>
          <w:delText xml:space="preserve"> </w:delText>
        </w:r>
        <w:r w:rsidDel="00AB5E9D">
          <w:rPr>
            <w:rFonts w:ascii="Times New Roman" w:hAnsi="Times New Roman" w:cs="Times New Roman" w:hint="eastAsia"/>
          </w:rPr>
          <w:delText xml:space="preserve">[10] </w:delText>
        </w:r>
        <w:r w:rsidRPr="00BA2915" w:rsidDel="00AB5E9D">
          <w:rPr>
            <w:rFonts w:ascii="Times New Roman" w:hAnsi="Times New Roman" w:cs="Times New Roman"/>
          </w:rPr>
          <w:delText>Vlahogianni, E. I., Karlaftis, M. G., &amp; Golias, J. C. (2014). Short-term traffic forecasting: Where we are and where we’re going. Transportation Research Part C: Emerging Technologies, 43, 3-19.</w:delText>
        </w:r>
      </w:del>
    </w:p>
    <w:p w:rsidR="002C02BD" w:rsidRPr="000E2783" w:rsidDel="00AB5E9D" w:rsidRDefault="002C02BD">
      <w:pPr>
        <w:ind w:left="360"/>
        <w:jc w:val="both"/>
        <w:rPr>
          <w:del w:id="613" w:author="ASUS" w:date="2018-06-06T12:12:00Z"/>
          <w:rFonts w:ascii="Times New Roman" w:hAnsi="Times New Roman" w:cs="Times New Roman"/>
          <w:szCs w:val="24"/>
        </w:rPr>
        <w:pPrChange w:id="614" w:author="ASUS" w:date="2018-06-06T12:12:00Z">
          <w:pPr/>
        </w:pPrChange>
      </w:pPr>
      <w:del w:id="615" w:author="ASUS" w:date="2018-06-06T12:12:00Z">
        <w:r w:rsidRPr="000E2783" w:rsidDel="00AB5E9D">
          <w:rPr>
            <w:rFonts w:ascii="Times New Roman" w:hAnsi="Times New Roman" w:cs="Times New Roman" w:hint="eastAsia"/>
            <w:szCs w:val="24"/>
          </w:rPr>
          <w:delText xml:space="preserve">[12] KDDCup 2017, </w:delText>
        </w:r>
        <w:r w:rsidR="00B1319E" w:rsidDel="00AB5E9D">
          <w:fldChar w:fldCharType="begin"/>
        </w:r>
        <w:r w:rsidR="00B1319E" w:rsidDel="00AB5E9D">
          <w:delInstrText xml:space="preserve"> HYPERLINK "https://tianchi.aliyun.com/competition/information.htm?raceId=231597" </w:delInstrText>
        </w:r>
        <w:r w:rsidR="00B1319E" w:rsidDel="00AB5E9D">
          <w:fldChar w:fldCharType="separate"/>
        </w:r>
        <w:r w:rsidRPr="002C02BD" w:rsidDel="00AB5E9D">
          <w:rPr>
            <w:rStyle w:val="Hyperlink"/>
            <w:rFonts w:ascii="Times New Roman" w:hAnsi="Times New Roman" w:cs="Times New Roman"/>
            <w:szCs w:val="24"/>
          </w:rPr>
          <w:delText>https://tianchi.aliyun.com/competition/information.htm?raceId=231597</w:delText>
        </w:r>
        <w:r w:rsidR="00B1319E" w:rsidDel="00AB5E9D">
          <w:rPr>
            <w:rStyle w:val="Hyperlink"/>
            <w:rFonts w:ascii="Times New Roman" w:hAnsi="Times New Roman" w:cs="Times New Roman"/>
            <w:szCs w:val="24"/>
          </w:rPr>
          <w:fldChar w:fldCharType="end"/>
        </w:r>
      </w:del>
    </w:p>
    <w:p w:rsidR="001D1D61" w:rsidRPr="000E2783" w:rsidRDefault="001D1D61">
      <w:pPr>
        <w:ind w:left="360"/>
        <w:jc w:val="both"/>
        <w:rPr>
          <w:rFonts w:ascii="Times New Roman" w:hAnsi="Times New Roman" w:cs="Times New Roman"/>
          <w:szCs w:val="24"/>
        </w:rPr>
        <w:pPrChange w:id="616" w:author="ASUS" w:date="2018-06-06T12:12:00Z">
          <w:pPr>
            <w:widowControl/>
          </w:pPr>
        </w:pPrChange>
      </w:pPr>
    </w:p>
    <w:sectPr w:rsidR="001D1D61" w:rsidRPr="000E2783" w:rsidSect="00765137">
      <w:footerReference w:type="default" r:id="rId30"/>
      <w:footerReference w:type="first" r:id="rId31"/>
      <w:pgSz w:w="11906" w:h="16838"/>
      <w:pgMar w:top="1440" w:right="1440" w:bottom="1440" w:left="144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3812" w:rsidRDefault="00E33812" w:rsidP="00064B6E">
      <w:r>
        <w:separator/>
      </w:r>
    </w:p>
  </w:endnote>
  <w:endnote w:type="continuationSeparator" w:id="0">
    <w:p w:rsidR="00E33812" w:rsidRDefault="00E33812" w:rsidP="00064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FKai-SB">
    <w:altName w:val="Microsoft YaHei"/>
    <w:panose1 w:val="020B0604020202020204"/>
    <w:charset w:val="88"/>
    <w:family w:val="script"/>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947254"/>
      <w:docPartObj>
        <w:docPartGallery w:val="Page Numbers (Bottom of Page)"/>
        <w:docPartUnique/>
      </w:docPartObj>
    </w:sdtPr>
    <w:sdtEndPr/>
    <w:sdtContent>
      <w:p w:rsidR="007341C2" w:rsidRDefault="007341C2">
        <w:pPr>
          <w:pStyle w:val="Footer"/>
          <w:jc w:val="center"/>
        </w:pPr>
        <w:r>
          <w:fldChar w:fldCharType="begin"/>
        </w:r>
        <w:r>
          <w:instrText>PAGE   \* MERGEFORMAT</w:instrText>
        </w:r>
        <w:r>
          <w:fldChar w:fldCharType="separate"/>
        </w:r>
        <w:r w:rsidR="00AB5E9D" w:rsidRPr="00AB5E9D">
          <w:rPr>
            <w:noProof/>
            <w:lang w:val="zh-TW"/>
          </w:rPr>
          <w:t>3</w:t>
        </w:r>
        <w:r>
          <w:fldChar w:fldCharType="end"/>
        </w:r>
      </w:p>
    </w:sdtContent>
  </w:sdt>
  <w:p w:rsidR="007341C2" w:rsidRDefault="007341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4832219"/>
      <w:docPartObj>
        <w:docPartGallery w:val="Page Numbers (Bottom of Page)"/>
        <w:docPartUnique/>
      </w:docPartObj>
    </w:sdtPr>
    <w:sdtEndPr/>
    <w:sdtContent>
      <w:p w:rsidR="007341C2" w:rsidRDefault="007341C2">
        <w:pPr>
          <w:pStyle w:val="Footer"/>
          <w:jc w:val="center"/>
        </w:pPr>
        <w:r>
          <w:fldChar w:fldCharType="begin"/>
        </w:r>
        <w:r>
          <w:instrText>PAGE   \* MERGEFORMAT</w:instrText>
        </w:r>
        <w:r>
          <w:fldChar w:fldCharType="separate"/>
        </w:r>
        <w:r w:rsidR="00AB5E9D" w:rsidRPr="00AB5E9D">
          <w:rPr>
            <w:noProof/>
            <w:lang w:val="zh-TW"/>
          </w:rPr>
          <w:t>0</w:t>
        </w:r>
        <w:r>
          <w:fldChar w:fldCharType="end"/>
        </w:r>
      </w:p>
    </w:sdtContent>
  </w:sdt>
  <w:p w:rsidR="007341C2" w:rsidRDefault="007341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3812" w:rsidRDefault="00E33812" w:rsidP="00064B6E">
      <w:r>
        <w:separator/>
      </w:r>
    </w:p>
  </w:footnote>
  <w:footnote w:type="continuationSeparator" w:id="0">
    <w:p w:rsidR="00E33812" w:rsidRDefault="00E33812" w:rsidP="00064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114D13"/>
    <w:multiLevelType w:val="hybridMultilevel"/>
    <w:tmpl w:val="B0C89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5C59AF"/>
    <w:multiLevelType w:val="hybridMultilevel"/>
    <w:tmpl w:val="B0C897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6535765B"/>
    <w:multiLevelType w:val="multilevel"/>
    <w:tmpl w:val="1054EC6C"/>
    <w:lvl w:ilvl="0">
      <w:start w:val="1"/>
      <w:numFmt w:val="decimal"/>
      <w:pStyle w:val="Content2"/>
      <w:lvlText w:val="%1."/>
      <w:lvlJc w:val="left"/>
      <w:pPr>
        <w:ind w:left="360" w:hanging="360"/>
      </w:pPr>
      <w:rPr>
        <w:rFonts w:hint="default"/>
      </w:rPr>
    </w:lvl>
    <w:lvl w:ilvl="1">
      <w:start w:val="1"/>
      <w:numFmt w:val="decimal"/>
      <w:pStyle w:val="Content3"/>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1"/>
  </w:num>
  <w:num w:numId="3">
    <w:abstractNumId w:val="0"/>
  </w:num>
  <w:num w:numId="4">
    <w:abstractNumId w:val="2"/>
    <w:lvlOverride w:ilvl="0">
      <w:startOverride w:val="3"/>
    </w:lvlOverride>
  </w:num>
  <w:num w:numId="5">
    <w:abstractNumId w:val="2"/>
    <w:lvlOverride w:ilvl="0">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US">
    <w15:presenceInfo w15:providerId="None" w15:userId="ASUS"/>
  </w15:person>
  <w15:person w15:author="顏榳均">
    <w15:presenceInfo w15:providerId="Windows Live" w15:userId="ddb8daa74801a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proofState w:spelling="clean" w:grammar="clean"/>
  <w:trackRevisions/>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2F"/>
    <w:rsid w:val="0000132A"/>
    <w:rsid w:val="000027B6"/>
    <w:rsid w:val="00002E12"/>
    <w:rsid w:val="000037AD"/>
    <w:rsid w:val="000046EE"/>
    <w:rsid w:val="00007E1D"/>
    <w:rsid w:val="0001336F"/>
    <w:rsid w:val="00013676"/>
    <w:rsid w:val="000138C8"/>
    <w:rsid w:val="00014193"/>
    <w:rsid w:val="00016715"/>
    <w:rsid w:val="000169FA"/>
    <w:rsid w:val="00016C59"/>
    <w:rsid w:val="00021509"/>
    <w:rsid w:val="000217F1"/>
    <w:rsid w:val="00023A50"/>
    <w:rsid w:val="000269B0"/>
    <w:rsid w:val="00027EC7"/>
    <w:rsid w:val="000311C1"/>
    <w:rsid w:val="00031D6F"/>
    <w:rsid w:val="0003319D"/>
    <w:rsid w:val="00036A12"/>
    <w:rsid w:val="0003746D"/>
    <w:rsid w:val="00040376"/>
    <w:rsid w:val="0004115B"/>
    <w:rsid w:val="00042103"/>
    <w:rsid w:val="0004408C"/>
    <w:rsid w:val="0004463B"/>
    <w:rsid w:val="0004530F"/>
    <w:rsid w:val="0004611A"/>
    <w:rsid w:val="00047784"/>
    <w:rsid w:val="00047968"/>
    <w:rsid w:val="00050D55"/>
    <w:rsid w:val="00052B6B"/>
    <w:rsid w:val="00056315"/>
    <w:rsid w:val="00061255"/>
    <w:rsid w:val="000641E8"/>
    <w:rsid w:val="00064B6E"/>
    <w:rsid w:val="00065C31"/>
    <w:rsid w:val="0006699A"/>
    <w:rsid w:val="00070685"/>
    <w:rsid w:val="00070C90"/>
    <w:rsid w:val="00071AE7"/>
    <w:rsid w:val="00073D9D"/>
    <w:rsid w:val="00075B71"/>
    <w:rsid w:val="00075F09"/>
    <w:rsid w:val="00076020"/>
    <w:rsid w:val="000760E7"/>
    <w:rsid w:val="00076298"/>
    <w:rsid w:val="00076B6E"/>
    <w:rsid w:val="00077A1E"/>
    <w:rsid w:val="000806E0"/>
    <w:rsid w:val="00082A15"/>
    <w:rsid w:val="00085B9D"/>
    <w:rsid w:val="00087886"/>
    <w:rsid w:val="000900D2"/>
    <w:rsid w:val="00090CA1"/>
    <w:rsid w:val="00091B7A"/>
    <w:rsid w:val="00093301"/>
    <w:rsid w:val="000938DF"/>
    <w:rsid w:val="0009520B"/>
    <w:rsid w:val="0009530C"/>
    <w:rsid w:val="00096875"/>
    <w:rsid w:val="000979E3"/>
    <w:rsid w:val="00097DC5"/>
    <w:rsid w:val="000A2238"/>
    <w:rsid w:val="000A464E"/>
    <w:rsid w:val="000A5AA5"/>
    <w:rsid w:val="000A7E05"/>
    <w:rsid w:val="000B164A"/>
    <w:rsid w:val="000B2D96"/>
    <w:rsid w:val="000B5BEC"/>
    <w:rsid w:val="000C090B"/>
    <w:rsid w:val="000C1142"/>
    <w:rsid w:val="000C1A86"/>
    <w:rsid w:val="000C38C8"/>
    <w:rsid w:val="000C4415"/>
    <w:rsid w:val="000C5347"/>
    <w:rsid w:val="000C603F"/>
    <w:rsid w:val="000D0B76"/>
    <w:rsid w:val="000D3D52"/>
    <w:rsid w:val="000D536F"/>
    <w:rsid w:val="000D5396"/>
    <w:rsid w:val="000D57A1"/>
    <w:rsid w:val="000D5BED"/>
    <w:rsid w:val="000E2783"/>
    <w:rsid w:val="000E5A5F"/>
    <w:rsid w:val="000E663A"/>
    <w:rsid w:val="000E69A1"/>
    <w:rsid w:val="000E797B"/>
    <w:rsid w:val="000F1B6F"/>
    <w:rsid w:val="000F4201"/>
    <w:rsid w:val="00100480"/>
    <w:rsid w:val="0010070A"/>
    <w:rsid w:val="00100D8D"/>
    <w:rsid w:val="001047CB"/>
    <w:rsid w:val="00105E0F"/>
    <w:rsid w:val="0011016F"/>
    <w:rsid w:val="00113CC7"/>
    <w:rsid w:val="00117FC0"/>
    <w:rsid w:val="00122CA7"/>
    <w:rsid w:val="00123171"/>
    <w:rsid w:val="0012344C"/>
    <w:rsid w:val="00124CED"/>
    <w:rsid w:val="00125956"/>
    <w:rsid w:val="001277C2"/>
    <w:rsid w:val="00130C5D"/>
    <w:rsid w:val="00131239"/>
    <w:rsid w:val="0013250B"/>
    <w:rsid w:val="001328D2"/>
    <w:rsid w:val="00132909"/>
    <w:rsid w:val="00132921"/>
    <w:rsid w:val="00132A88"/>
    <w:rsid w:val="00133CA3"/>
    <w:rsid w:val="0013580D"/>
    <w:rsid w:val="001361D5"/>
    <w:rsid w:val="00136ACD"/>
    <w:rsid w:val="00137C64"/>
    <w:rsid w:val="001410EF"/>
    <w:rsid w:val="0014239C"/>
    <w:rsid w:val="00144C84"/>
    <w:rsid w:val="00145184"/>
    <w:rsid w:val="00146027"/>
    <w:rsid w:val="00147B30"/>
    <w:rsid w:val="00147F10"/>
    <w:rsid w:val="00150FE7"/>
    <w:rsid w:val="001531A9"/>
    <w:rsid w:val="00154E99"/>
    <w:rsid w:val="00155567"/>
    <w:rsid w:val="00155A03"/>
    <w:rsid w:val="0015640F"/>
    <w:rsid w:val="0015654D"/>
    <w:rsid w:val="0016016E"/>
    <w:rsid w:val="00160BA2"/>
    <w:rsid w:val="00161DAA"/>
    <w:rsid w:val="001626C9"/>
    <w:rsid w:val="00164700"/>
    <w:rsid w:val="00166355"/>
    <w:rsid w:val="00166F0C"/>
    <w:rsid w:val="00171806"/>
    <w:rsid w:val="00172DF6"/>
    <w:rsid w:val="0017343F"/>
    <w:rsid w:val="00175669"/>
    <w:rsid w:val="00175905"/>
    <w:rsid w:val="00176042"/>
    <w:rsid w:val="0018044D"/>
    <w:rsid w:val="00183022"/>
    <w:rsid w:val="001877E2"/>
    <w:rsid w:val="0018790D"/>
    <w:rsid w:val="00192B14"/>
    <w:rsid w:val="001A1C88"/>
    <w:rsid w:val="001A24D5"/>
    <w:rsid w:val="001A2A18"/>
    <w:rsid w:val="001A5819"/>
    <w:rsid w:val="001A7B99"/>
    <w:rsid w:val="001B0C2E"/>
    <w:rsid w:val="001B0D4E"/>
    <w:rsid w:val="001B0EEA"/>
    <w:rsid w:val="001B16FD"/>
    <w:rsid w:val="001B3DE8"/>
    <w:rsid w:val="001B51BC"/>
    <w:rsid w:val="001B7602"/>
    <w:rsid w:val="001C0AB5"/>
    <w:rsid w:val="001C0F80"/>
    <w:rsid w:val="001C2B34"/>
    <w:rsid w:val="001C4673"/>
    <w:rsid w:val="001C51DB"/>
    <w:rsid w:val="001D0459"/>
    <w:rsid w:val="001D0FA9"/>
    <w:rsid w:val="001D131C"/>
    <w:rsid w:val="001D1D61"/>
    <w:rsid w:val="001D254B"/>
    <w:rsid w:val="001D3802"/>
    <w:rsid w:val="001D6DB2"/>
    <w:rsid w:val="001E01F8"/>
    <w:rsid w:val="001E0283"/>
    <w:rsid w:val="001E0BF1"/>
    <w:rsid w:val="001E37C8"/>
    <w:rsid w:val="001E6156"/>
    <w:rsid w:val="001E7D53"/>
    <w:rsid w:val="001F21CB"/>
    <w:rsid w:val="001F28F3"/>
    <w:rsid w:val="001F32F4"/>
    <w:rsid w:val="001F4946"/>
    <w:rsid w:val="001F70AC"/>
    <w:rsid w:val="001F73C5"/>
    <w:rsid w:val="00202805"/>
    <w:rsid w:val="002045D0"/>
    <w:rsid w:val="00204B48"/>
    <w:rsid w:val="002112FF"/>
    <w:rsid w:val="0021195F"/>
    <w:rsid w:val="00213A6F"/>
    <w:rsid w:val="0021454D"/>
    <w:rsid w:val="00216BCD"/>
    <w:rsid w:val="00220970"/>
    <w:rsid w:val="00220C28"/>
    <w:rsid w:val="00221B5C"/>
    <w:rsid w:val="00223D52"/>
    <w:rsid w:val="00223DD1"/>
    <w:rsid w:val="00225A37"/>
    <w:rsid w:val="0022614E"/>
    <w:rsid w:val="0022632D"/>
    <w:rsid w:val="00227643"/>
    <w:rsid w:val="00227C0A"/>
    <w:rsid w:val="00231072"/>
    <w:rsid w:val="002320C9"/>
    <w:rsid w:val="00233A59"/>
    <w:rsid w:val="00235876"/>
    <w:rsid w:val="002365D9"/>
    <w:rsid w:val="00236843"/>
    <w:rsid w:val="00237A43"/>
    <w:rsid w:val="002400CA"/>
    <w:rsid w:val="00241632"/>
    <w:rsid w:val="00241B63"/>
    <w:rsid w:val="00242B6F"/>
    <w:rsid w:val="00243FE8"/>
    <w:rsid w:val="002440CE"/>
    <w:rsid w:val="002442A1"/>
    <w:rsid w:val="0024473F"/>
    <w:rsid w:val="00246C75"/>
    <w:rsid w:val="002471C1"/>
    <w:rsid w:val="00247244"/>
    <w:rsid w:val="00247D28"/>
    <w:rsid w:val="00252733"/>
    <w:rsid w:val="002537C9"/>
    <w:rsid w:val="00254986"/>
    <w:rsid w:val="00256F05"/>
    <w:rsid w:val="002575A8"/>
    <w:rsid w:val="0026066E"/>
    <w:rsid w:val="002606DC"/>
    <w:rsid w:val="00260C7C"/>
    <w:rsid w:val="002623DF"/>
    <w:rsid w:val="002630B1"/>
    <w:rsid w:val="00264047"/>
    <w:rsid w:val="00265835"/>
    <w:rsid w:val="0026602B"/>
    <w:rsid w:val="0027090B"/>
    <w:rsid w:val="00272F15"/>
    <w:rsid w:val="00275DC7"/>
    <w:rsid w:val="002826F2"/>
    <w:rsid w:val="002839C6"/>
    <w:rsid w:val="00285222"/>
    <w:rsid w:val="00287863"/>
    <w:rsid w:val="00287B4F"/>
    <w:rsid w:val="002912EA"/>
    <w:rsid w:val="002921AE"/>
    <w:rsid w:val="002933B7"/>
    <w:rsid w:val="00294AA3"/>
    <w:rsid w:val="002A5B2F"/>
    <w:rsid w:val="002A72D3"/>
    <w:rsid w:val="002C02BD"/>
    <w:rsid w:val="002C033E"/>
    <w:rsid w:val="002C0D34"/>
    <w:rsid w:val="002C27CA"/>
    <w:rsid w:val="002C7DA7"/>
    <w:rsid w:val="002D1295"/>
    <w:rsid w:val="002D1572"/>
    <w:rsid w:val="002D21FD"/>
    <w:rsid w:val="002D3CE3"/>
    <w:rsid w:val="002D69D5"/>
    <w:rsid w:val="002D71D5"/>
    <w:rsid w:val="002E374A"/>
    <w:rsid w:val="002E44F8"/>
    <w:rsid w:val="002E5345"/>
    <w:rsid w:val="002F0010"/>
    <w:rsid w:val="002F29D5"/>
    <w:rsid w:val="002F3E97"/>
    <w:rsid w:val="002F45D4"/>
    <w:rsid w:val="002F4EFE"/>
    <w:rsid w:val="002F6A7F"/>
    <w:rsid w:val="002F784C"/>
    <w:rsid w:val="00303DE0"/>
    <w:rsid w:val="00305197"/>
    <w:rsid w:val="00310599"/>
    <w:rsid w:val="00311B60"/>
    <w:rsid w:val="003135F7"/>
    <w:rsid w:val="00313758"/>
    <w:rsid w:val="00314178"/>
    <w:rsid w:val="0031442F"/>
    <w:rsid w:val="00316FA3"/>
    <w:rsid w:val="003171A9"/>
    <w:rsid w:val="003215E6"/>
    <w:rsid w:val="00323864"/>
    <w:rsid w:val="00324E77"/>
    <w:rsid w:val="00330493"/>
    <w:rsid w:val="00330D82"/>
    <w:rsid w:val="00331AAA"/>
    <w:rsid w:val="0033333D"/>
    <w:rsid w:val="00333345"/>
    <w:rsid w:val="00334297"/>
    <w:rsid w:val="003351C2"/>
    <w:rsid w:val="0033637C"/>
    <w:rsid w:val="0033731B"/>
    <w:rsid w:val="00337FF4"/>
    <w:rsid w:val="00340078"/>
    <w:rsid w:val="00341A92"/>
    <w:rsid w:val="0034528B"/>
    <w:rsid w:val="00345C15"/>
    <w:rsid w:val="0034656A"/>
    <w:rsid w:val="00346784"/>
    <w:rsid w:val="00347D8A"/>
    <w:rsid w:val="00350863"/>
    <w:rsid w:val="00353223"/>
    <w:rsid w:val="00354FF5"/>
    <w:rsid w:val="00357826"/>
    <w:rsid w:val="0036167B"/>
    <w:rsid w:val="00361F1B"/>
    <w:rsid w:val="003639C9"/>
    <w:rsid w:val="00363D13"/>
    <w:rsid w:val="00364678"/>
    <w:rsid w:val="00364957"/>
    <w:rsid w:val="003655BB"/>
    <w:rsid w:val="00367B27"/>
    <w:rsid w:val="003700BF"/>
    <w:rsid w:val="00372000"/>
    <w:rsid w:val="00372590"/>
    <w:rsid w:val="00373489"/>
    <w:rsid w:val="003749FF"/>
    <w:rsid w:val="00376BCD"/>
    <w:rsid w:val="00377C03"/>
    <w:rsid w:val="003848E0"/>
    <w:rsid w:val="00385279"/>
    <w:rsid w:val="003861FE"/>
    <w:rsid w:val="00386AE3"/>
    <w:rsid w:val="00386C6B"/>
    <w:rsid w:val="00386ED5"/>
    <w:rsid w:val="0039013E"/>
    <w:rsid w:val="0039046B"/>
    <w:rsid w:val="00391878"/>
    <w:rsid w:val="00391923"/>
    <w:rsid w:val="00391A80"/>
    <w:rsid w:val="00393023"/>
    <w:rsid w:val="003946E7"/>
    <w:rsid w:val="00394B52"/>
    <w:rsid w:val="00395717"/>
    <w:rsid w:val="0039718A"/>
    <w:rsid w:val="003A014E"/>
    <w:rsid w:val="003A3F97"/>
    <w:rsid w:val="003A65E3"/>
    <w:rsid w:val="003A73E3"/>
    <w:rsid w:val="003B04A7"/>
    <w:rsid w:val="003B0ADC"/>
    <w:rsid w:val="003B0CF1"/>
    <w:rsid w:val="003B1B92"/>
    <w:rsid w:val="003B4730"/>
    <w:rsid w:val="003B633A"/>
    <w:rsid w:val="003B6385"/>
    <w:rsid w:val="003B7503"/>
    <w:rsid w:val="003C0A80"/>
    <w:rsid w:val="003C1D1C"/>
    <w:rsid w:val="003C1F1F"/>
    <w:rsid w:val="003C284D"/>
    <w:rsid w:val="003C4CEF"/>
    <w:rsid w:val="003C511E"/>
    <w:rsid w:val="003D0F68"/>
    <w:rsid w:val="003D1AE7"/>
    <w:rsid w:val="003D7CAC"/>
    <w:rsid w:val="003E03EB"/>
    <w:rsid w:val="003E1A4F"/>
    <w:rsid w:val="003E1ACF"/>
    <w:rsid w:val="003E2B13"/>
    <w:rsid w:val="003E2F33"/>
    <w:rsid w:val="003F1B66"/>
    <w:rsid w:val="003F47B9"/>
    <w:rsid w:val="003F5B11"/>
    <w:rsid w:val="003F713B"/>
    <w:rsid w:val="004002F5"/>
    <w:rsid w:val="004005BE"/>
    <w:rsid w:val="00404022"/>
    <w:rsid w:val="004044B0"/>
    <w:rsid w:val="004051D8"/>
    <w:rsid w:val="00405D3B"/>
    <w:rsid w:val="00406CFA"/>
    <w:rsid w:val="004105E8"/>
    <w:rsid w:val="00413036"/>
    <w:rsid w:val="0041411D"/>
    <w:rsid w:val="004171FB"/>
    <w:rsid w:val="00420D48"/>
    <w:rsid w:val="00420F0E"/>
    <w:rsid w:val="0042247C"/>
    <w:rsid w:val="00422BF7"/>
    <w:rsid w:val="00430378"/>
    <w:rsid w:val="00437749"/>
    <w:rsid w:val="00437B32"/>
    <w:rsid w:val="00441488"/>
    <w:rsid w:val="00443DC6"/>
    <w:rsid w:val="004443B1"/>
    <w:rsid w:val="0044564C"/>
    <w:rsid w:val="00445CAA"/>
    <w:rsid w:val="0044649F"/>
    <w:rsid w:val="004466CF"/>
    <w:rsid w:val="004478C5"/>
    <w:rsid w:val="00447B02"/>
    <w:rsid w:val="004507F7"/>
    <w:rsid w:val="00451D09"/>
    <w:rsid w:val="00453A73"/>
    <w:rsid w:val="00453AE7"/>
    <w:rsid w:val="004578EA"/>
    <w:rsid w:val="00461769"/>
    <w:rsid w:val="00464973"/>
    <w:rsid w:val="00464B84"/>
    <w:rsid w:val="00465C8A"/>
    <w:rsid w:val="0047152D"/>
    <w:rsid w:val="00473B70"/>
    <w:rsid w:val="00473BCE"/>
    <w:rsid w:val="0047441A"/>
    <w:rsid w:val="00474A79"/>
    <w:rsid w:val="00475109"/>
    <w:rsid w:val="004751ED"/>
    <w:rsid w:val="004762AD"/>
    <w:rsid w:val="00480B97"/>
    <w:rsid w:val="00481173"/>
    <w:rsid w:val="0048153D"/>
    <w:rsid w:val="00483211"/>
    <w:rsid w:val="00483DD8"/>
    <w:rsid w:val="004846DB"/>
    <w:rsid w:val="004867CD"/>
    <w:rsid w:val="00486A60"/>
    <w:rsid w:val="00487AED"/>
    <w:rsid w:val="00490872"/>
    <w:rsid w:val="00491BF8"/>
    <w:rsid w:val="004928C1"/>
    <w:rsid w:val="00492A9D"/>
    <w:rsid w:val="00492BDC"/>
    <w:rsid w:val="00493BB6"/>
    <w:rsid w:val="00494D63"/>
    <w:rsid w:val="0049529C"/>
    <w:rsid w:val="004953B4"/>
    <w:rsid w:val="004A149D"/>
    <w:rsid w:val="004A16F3"/>
    <w:rsid w:val="004A361E"/>
    <w:rsid w:val="004A3663"/>
    <w:rsid w:val="004A4BCA"/>
    <w:rsid w:val="004A5D74"/>
    <w:rsid w:val="004A70EE"/>
    <w:rsid w:val="004B0529"/>
    <w:rsid w:val="004B598E"/>
    <w:rsid w:val="004B5FB8"/>
    <w:rsid w:val="004C458A"/>
    <w:rsid w:val="004C66D6"/>
    <w:rsid w:val="004D6F77"/>
    <w:rsid w:val="004D7471"/>
    <w:rsid w:val="004D7773"/>
    <w:rsid w:val="004D77C0"/>
    <w:rsid w:val="004D7806"/>
    <w:rsid w:val="004D783C"/>
    <w:rsid w:val="004E32D5"/>
    <w:rsid w:val="004E3D7A"/>
    <w:rsid w:val="004E3EF5"/>
    <w:rsid w:val="004E4223"/>
    <w:rsid w:val="004E756B"/>
    <w:rsid w:val="004F0761"/>
    <w:rsid w:val="004F0D06"/>
    <w:rsid w:val="004F257C"/>
    <w:rsid w:val="004F3C49"/>
    <w:rsid w:val="004F456B"/>
    <w:rsid w:val="004F584E"/>
    <w:rsid w:val="004F5A66"/>
    <w:rsid w:val="004F6389"/>
    <w:rsid w:val="004F76E8"/>
    <w:rsid w:val="004F772A"/>
    <w:rsid w:val="004F78E2"/>
    <w:rsid w:val="004F7DA0"/>
    <w:rsid w:val="00500DD5"/>
    <w:rsid w:val="00501732"/>
    <w:rsid w:val="00501F3A"/>
    <w:rsid w:val="00502142"/>
    <w:rsid w:val="005024D3"/>
    <w:rsid w:val="005035D0"/>
    <w:rsid w:val="005035D5"/>
    <w:rsid w:val="00503E62"/>
    <w:rsid w:val="00504FBF"/>
    <w:rsid w:val="00505A0F"/>
    <w:rsid w:val="00506E7F"/>
    <w:rsid w:val="0051731A"/>
    <w:rsid w:val="0052268D"/>
    <w:rsid w:val="0052348E"/>
    <w:rsid w:val="00524B22"/>
    <w:rsid w:val="00524E34"/>
    <w:rsid w:val="005268A7"/>
    <w:rsid w:val="00526C71"/>
    <w:rsid w:val="00526E2D"/>
    <w:rsid w:val="00530506"/>
    <w:rsid w:val="0053133F"/>
    <w:rsid w:val="005314E4"/>
    <w:rsid w:val="00531D18"/>
    <w:rsid w:val="00532643"/>
    <w:rsid w:val="00533F30"/>
    <w:rsid w:val="00534B1C"/>
    <w:rsid w:val="00536E43"/>
    <w:rsid w:val="00541883"/>
    <w:rsid w:val="005419AA"/>
    <w:rsid w:val="00541C53"/>
    <w:rsid w:val="0054423C"/>
    <w:rsid w:val="005475EB"/>
    <w:rsid w:val="00551B13"/>
    <w:rsid w:val="00552CE8"/>
    <w:rsid w:val="0055328B"/>
    <w:rsid w:val="005550DF"/>
    <w:rsid w:val="005555AB"/>
    <w:rsid w:val="0056068D"/>
    <w:rsid w:val="00561A66"/>
    <w:rsid w:val="00563AA4"/>
    <w:rsid w:val="00563ACB"/>
    <w:rsid w:val="005641ED"/>
    <w:rsid w:val="005649C3"/>
    <w:rsid w:val="005658FB"/>
    <w:rsid w:val="005702E6"/>
    <w:rsid w:val="0057085B"/>
    <w:rsid w:val="00575284"/>
    <w:rsid w:val="0058002E"/>
    <w:rsid w:val="0058363F"/>
    <w:rsid w:val="00584024"/>
    <w:rsid w:val="00584A96"/>
    <w:rsid w:val="0058591D"/>
    <w:rsid w:val="005867AF"/>
    <w:rsid w:val="00586EA9"/>
    <w:rsid w:val="00587EEC"/>
    <w:rsid w:val="005924EE"/>
    <w:rsid w:val="0059397C"/>
    <w:rsid w:val="00594C47"/>
    <w:rsid w:val="00595E5D"/>
    <w:rsid w:val="00596373"/>
    <w:rsid w:val="005A046F"/>
    <w:rsid w:val="005A06E9"/>
    <w:rsid w:val="005A24D0"/>
    <w:rsid w:val="005A4660"/>
    <w:rsid w:val="005A59BB"/>
    <w:rsid w:val="005A64DD"/>
    <w:rsid w:val="005A7BC9"/>
    <w:rsid w:val="005B0A51"/>
    <w:rsid w:val="005B3FAD"/>
    <w:rsid w:val="005B4F7F"/>
    <w:rsid w:val="005B6FF6"/>
    <w:rsid w:val="005C1A4C"/>
    <w:rsid w:val="005C259F"/>
    <w:rsid w:val="005C28B6"/>
    <w:rsid w:val="005C36E7"/>
    <w:rsid w:val="005C46B2"/>
    <w:rsid w:val="005C66E3"/>
    <w:rsid w:val="005C6F24"/>
    <w:rsid w:val="005D6302"/>
    <w:rsid w:val="005D6EFB"/>
    <w:rsid w:val="005D7086"/>
    <w:rsid w:val="005E0D2C"/>
    <w:rsid w:val="005E6FC7"/>
    <w:rsid w:val="005F0188"/>
    <w:rsid w:val="005F1D39"/>
    <w:rsid w:val="005F3B6D"/>
    <w:rsid w:val="005F48FC"/>
    <w:rsid w:val="006039D1"/>
    <w:rsid w:val="00606F57"/>
    <w:rsid w:val="00614A05"/>
    <w:rsid w:val="006160BB"/>
    <w:rsid w:val="006165D0"/>
    <w:rsid w:val="006178DB"/>
    <w:rsid w:val="00620501"/>
    <w:rsid w:val="00621531"/>
    <w:rsid w:val="00624CEE"/>
    <w:rsid w:val="006253AE"/>
    <w:rsid w:val="006307C1"/>
    <w:rsid w:val="0063190A"/>
    <w:rsid w:val="0063313F"/>
    <w:rsid w:val="0063524C"/>
    <w:rsid w:val="00636AF5"/>
    <w:rsid w:val="00637818"/>
    <w:rsid w:val="00637DEF"/>
    <w:rsid w:val="00640534"/>
    <w:rsid w:val="006415F0"/>
    <w:rsid w:val="00641B04"/>
    <w:rsid w:val="00642670"/>
    <w:rsid w:val="00644584"/>
    <w:rsid w:val="00646CEF"/>
    <w:rsid w:val="00646F8C"/>
    <w:rsid w:val="00650ABC"/>
    <w:rsid w:val="006534C7"/>
    <w:rsid w:val="00654DAC"/>
    <w:rsid w:val="00654DD0"/>
    <w:rsid w:val="00656AD2"/>
    <w:rsid w:val="006575CF"/>
    <w:rsid w:val="00657B1E"/>
    <w:rsid w:val="0066048B"/>
    <w:rsid w:val="00660771"/>
    <w:rsid w:val="00660B70"/>
    <w:rsid w:val="00660D0C"/>
    <w:rsid w:val="00664CB2"/>
    <w:rsid w:val="006655E3"/>
    <w:rsid w:val="00666D0A"/>
    <w:rsid w:val="0067097E"/>
    <w:rsid w:val="00670F16"/>
    <w:rsid w:val="006742D8"/>
    <w:rsid w:val="00674553"/>
    <w:rsid w:val="00677B2B"/>
    <w:rsid w:val="00680E36"/>
    <w:rsid w:val="00681263"/>
    <w:rsid w:val="00681835"/>
    <w:rsid w:val="0068192E"/>
    <w:rsid w:val="00681E14"/>
    <w:rsid w:val="00681F31"/>
    <w:rsid w:val="00685385"/>
    <w:rsid w:val="00694394"/>
    <w:rsid w:val="00694558"/>
    <w:rsid w:val="00695A73"/>
    <w:rsid w:val="00696A25"/>
    <w:rsid w:val="006979FB"/>
    <w:rsid w:val="006A0FB9"/>
    <w:rsid w:val="006A14AF"/>
    <w:rsid w:val="006A2179"/>
    <w:rsid w:val="006A3A84"/>
    <w:rsid w:val="006A3D4D"/>
    <w:rsid w:val="006A67EF"/>
    <w:rsid w:val="006B0232"/>
    <w:rsid w:val="006B32CB"/>
    <w:rsid w:val="006B5437"/>
    <w:rsid w:val="006B7572"/>
    <w:rsid w:val="006C2A2E"/>
    <w:rsid w:val="006C2DD5"/>
    <w:rsid w:val="006C42A6"/>
    <w:rsid w:val="006C5724"/>
    <w:rsid w:val="006D07A9"/>
    <w:rsid w:val="006D1F9C"/>
    <w:rsid w:val="006D237E"/>
    <w:rsid w:val="006D31C5"/>
    <w:rsid w:val="006D50B3"/>
    <w:rsid w:val="006D5D26"/>
    <w:rsid w:val="006D5E27"/>
    <w:rsid w:val="006D6896"/>
    <w:rsid w:val="006E02A3"/>
    <w:rsid w:val="006E0BA5"/>
    <w:rsid w:val="006E1F19"/>
    <w:rsid w:val="006E2646"/>
    <w:rsid w:val="006E3CA4"/>
    <w:rsid w:val="006E7EC5"/>
    <w:rsid w:val="006F06E0"/>
    <w:rsid w:val="006F122B"/>
    <w:rsid w:val="006F2350"/>
    <w:rsid w:val="006F463B"/>
    <w:rsid w:val="006F4F9D"/>
    <w:rsid w:val="006F59D6"/>
    <w:rsid w:val="006F5DCA"/>
    <w:rsid w:val="00701831"/>
    <w:rsid w:val="00701D59"/>
    <w:rsid w:val="007023AB"/>
    <w:rsid w:val="00703F57"/>
    <w:rsid w:val="00704CC7"/>
    <w:rsid w:val="00704DE1"/>
    <w:rsid w:val="0070543B"/>
    <w:rsid w:val="00706261"/>
    <w:rsid w:val="0070663F"/>
    <w:rsid w:val="00707F81"/>
    <w:rsid w:val="00710A32"/>
    <w:rsid w:val="00712A0A"/>
    <w:rsid w:val="007136BA"/>
    <w:rsid w:val="00713E59"/>
    <w:rsid w:val="00716EFC"/>
    <w:rsid w:val="00720B93"/>
    <w:rsid w:val="00723AA4"/>
    <w:rsid w:val="007245A9"/>
    <w:rsid w:val="00726167"/>
    <w:rsid w:val="007308DF"/>
    <w:rsid w:val="007320A5"/>
    <w:rsid w:val="007341C2"/>
    <w:rsid w:val="0073425E"/>
    <w:rsid w:val="00734907"/>
    <w:rsid w:val="00735AE9"/>
    <w:rsid w:val="00740E34"/>
    <w:rsid w:val="00743EF4"/>
    <w:rsid w:val="007445E0"/>
    <w:rsid w:val="00745C3C"/>
    <w:rsid w:val="00746E2C"/>
    <w:rsid w:val="00751CF2"/>
    <w:rsid w:val="00754686"/>
    <w:rsid w:val="007563D7"/>
    <w:rsid w:val="00757659"/>
    <w:rsid w:val="00762E70"/>
    <w:rsid w:val="00763476"/>
    <w:rsid w:val="00763687"/>
    <w:rsid w:val="007636E8"/>
    <w:rsid w:val="00765137"/>
    <w:rsid w:val="00767E94"/>
    <w:rsid w:val="00771FB1"/>
    <w:rsid w:val="00772601"/>
    <w:rsid w:val="00772934"/>
    <w:rsid w:val="00774111"/>
    <w:rsid w:val="00774A32"/>
    <w:rsid w:val="00776D7B"/>
    <w:rsid w:val="0077738C"/>
    <w:rsid w:val="00780305"/>
    <w:rsid w:val="00781869"/>
    <w:rsid w:val="007831EB"/>
    <w:rsid w:val="0078379D"/>
    <w:rsid w:val="007846B8"/>
    <w:rsid w:val="00784D07"/>
    <w:rsid w:val="00787590"/>
    <w:rsid w:val="00787E31"/>
    <w:rsid w:val="00790052"/>
    <w:rsid w:val="00790B35"/>
    <w:rsid w:val="007910B7"/>
    <w:rsid w:val="007916A8"/>
    <w:rsid w:val="00791702"/>
    <w:rsid w:val="0079261B"/>
    <w:rsid w:val="00793479"/>
    <w:rsid w:val="007A2343"/>
    <w:rsid w:val="007A3B08"/>
    <w:rsid w:val="007A4E74"/>
    <w:rsid w:val="007A6349"/>
    <w:rsid w:val="007A67B8"/>
    <w:rsid w:val="007B0B59"/>
    <w:rsid w:val="007B0D6A"/>
    <w:rsid w:val="007B0FA4"/>
    <w:rsid w:val="007B0FA7"/>
    <w:rsid w:val="007B1DCA"/>
    <w:rsid w:val="007B2C42"/>
    <w:rsid w:val="007B3A48"/>
    <w:rsid w:val="007C147F"/>
    <w:rsid w:val="007C44AD"/>
    <w:rsid w:val="007C4A08"/>
    <w:rsid w:val="007C5488"/>
    <w:rsid w:val="007C7041"/>
    <w:rsid w:val="007D030B"/>
    <w:rsid w:val="007D0346"/>
    <w:rsid w:val="007D333B"/>
    <w:rsid w:val="007D3BC4"/>
    <w:rsid w:val="007D3E3A"/>
    <w:rsid w:val="007D4A84"/>
    <w:rsid w:val="007D607A"/>
    <w:rsid w:val="007E061D"/>
    <w:rsid w:val="007E10E4"/>
    <w:rsid w:val="007E1954"/>
    <w:rsid w:val="007E2A22"/>
    <w:rsid w:val="007E34A0"/>
    <w:rsid w:val="007E3FB4"/>
    <w:rsid w:val="007E45FC"/>
    <w:rsid w:val="007E48B1"/>
    <w:rsid w:val="007E53B8"/>
    <w:rsid w:val="007E57F7"/>
    <w:rsid w:val="007E5A08"/>
    <w:rsid w:val="007E6527"/>
    <w:rsid w:val="007F255D"/>
    <w:rsid w:val="007F34D2"/>
    <w:rsid w:val="007F4A33"/>
    <w:rsid w:val="007F7DBE"/>
    <w:rsid w:val="008004F6"/>
    <w:rsid w:val="008013A6"/>
    <w:rsid w:val="00802C1E"/>
    <w:rsid w:val="00803BFE"/>
    <w:rsid w:val="00811DF6"/>
    <w:rsid w:val="00814388"/>
    <w:rsid w:val="00815D74"/>
    <w:rsid w:val="008207DF"/>
    <w:rsid w:val="00824788"/>
    <w:rsid w:val="008278E1"/>
    <w:rsid w:val="00831561"/>
    <w:rsid w:val="0083449D"/>
    <w:rsid w:val="00835EF9"/>
    <w:rsid w:val="00835FD4"/>
    <w:rsid w:val="00841685"/>
    <w:rsid w:val="00841C49"/>
    <w:rsid w:val="00842146"/>
    <w:rsid w:val="00843EAF"/>
    <w:rsid w:val="0084459E"/>
    <w:rsid w:val="00844BF9"/>
    <w:rsid w:val="008514BD"/>
    <w:rsid w:val="00852F34"/>
    <w:rsid w:val="00855246"/>
    <w:rsid w:val="00856751"/>
    <w:rsid w:val="00857D2E"/>
    <w:rsid w:val="0086028D"/>
    <w:rsid w:val="00864123"/>
    <w:rsid w:val="0086545C"/>
    <w:rsid w:val="00865FB5"/>
    <w:rsid w:val="00866BBB"/>
    <w:rsid w:val="00870585"/>
    <w:rsid w:val="00872AA1"/>
    <w:rsid w:val="00875686"/>
    <w:rsid w:val="00877AE6"/>
    <w:rsid w:val="0088344E"/>
    <w:rsid w:val="0088483E"/>
    <w:rsid w:val="0089029E"/>
    <w:rsid w:val="00892EA2"/>
    <w:rsid w:val="00893345"/>
    <w:rsid w:val="00895297"/>
    <w:rsid w:val="008964D4"/>
    <w:rsid w:val="008970F2"/>
    <w:rsid w:val="00897CBC"/>
    <w:rsid w:val="008A09F7"/>
    <w:rsid w:val="008A132B"/>
    <w:rsid w:val="008A182C"/>
    <w:rsid w:val="008A1933"/>
    <w:rsid w:val="008A1BCE"/>
    <w:rsid w:val="008A2B8F"/>
    <w:rsid w:val="008A376C"/>
    <w:rsid w:val="008A439A"/>
    <w:rsid w:val="008A517E"/>
    <w:rsid w:val="008A63DD"/>
    <w:rsid w:val="008A7256"/>
    <w:rsid w:val="008B09D3"/>
    <w:rsid w:val="008B699D"/>
    <w:rsid w:val="008B7464"/>
    <w:rsid w:val="008C0B9E"/>
    <w:rsid w:val="008C1B8F"/>
    <w:rsid w:val="008C2818"/>
    <w:rsid w:val="008C2B91"/>
    <w:rsid w:val="008C372E"/>
    <w:rsid w:val="008C3DE1"/>
    <w:rsid w:val="008C6517"/>
    <w:rsid w:val="008C731B"/>
    <w:rsid w:val="008D0623"/>
    <w:rsid w:val="008D0CAC"/>
    <w:rsid w:val="008D774C"/>
    <w:rsid w:val="008E0643"/>
    <w:rsid w:val="008E24AB"/>
    <w:rsid w:val="008E31CE"/>
    <w:rsid w:val="008E348B"/>
    <w:rsid w:val="008E4E44"/>
    <w:rsid w:val="008E7EA5"/>
    <w:rsid w:val="008F0D4F"/>
    <w:rsid w:val="008F0D6A"/>
    <w:rsid w:val="008F1D79"/>
    <w:rsid w:val="008F4296"/>
    <w:rsid w:val="008F6C05"/>
    <w:rsid w:val="009009AB"/>
    <w:rsid w:val="00900E91"/>
    <w:rsid w:val="00906EC4"/>
    <w:rsid w:val="00907557"/>
    <w:rsid w:val="0091448A"/>
    <w:rsid w:val="00915E89"/>
    <w:rsid w:val="00916D78"/>
    <w:rsid w:val="0092237F"/>
    <w:rsid w:val="009269F3"/>
    <w:rsid w:val="00926EE6"/>
    <w:rsid w:val="00931E64"/>
    <w:rsid w:val="00933212"/>
    <w:rsid w:val="00936AF5"/>
    <w:rsid w:val="0093793E"/>
    <w:rsid w:val="00940F26"/>
    <w:rsid w:val="0094355A"/>
    <w:rsid w:val="00947ECE"/>
    <w:rsid w:val="00950190"/>
    <w:rsid w:val="00952672"/>
    <w:rsid w:val="0095440D"/>
    <w:rsid w:val="0095501B"/>
    <w:rsid w:val="00960E6E"/>
    <w:rsid w:val="00964E5A"/>
    <w:rsid w:val="009651D7"/>
    <w:rsid w:val="00966245"/>
    <w:rsid w:val="00966813"/>
    <w:rsid w:val="009722B7"/>
    <w:rsid w:val="00973102"/>
    <w:rsid w:val="00977BFF"/>
    <w:rsid w:val="00980154"/>
    <w:rsid w:val="009812B7"/>
    <w:rsid w:val="009854B7"/>
    <w:rsid w:val="0098615B"/>
    <w:rsid w:val="00987F5F"/>
    <w:rsid w:val="009936FF"/>
    <w:rsid w:val="009949D6"/>
    <w:rsid w:val="00994B25"/>
    <w:rsid w:val="00994CC6"/>
    <w:rsid w:val="00995414"/>
    <w:rsid w:val="00995B29"/>
    <w:rsid w:val="009968F5"/>
    <w:rsid w:val="009A0CF5"/>
    <w:rsid w:val="009A160F"/>
    <w:rsid w:val="009A1909"/>
    <w:rsid w:val="009A52F1"/>
    <w:rsid w:val="009A6636"/>
    <w:rsid w:val="009B062D"/>
    <w:rsid w:val="009B07A4"/>
    <w:rsid w:val="009B1AA6"/>
    <w:rsid w:val="009B1C48"/>
    <w:rsid w:val="009B41B3"/>
    <w:rsid w:val="009B5C06"/>
    <w:rsid w:val="009C082E"/>
    <w:rsid w:val="009C28C1"/>
    <w:rsid w:val="009C29DA"/>
    <w:rsid w:val="009C2C39"/>
    <w:rsid w:val="009C48A0"/>
    <w:rsid w:val="009C6E6E"/>
    <w:rsid w:val="009C7E2D"/>
    <w:rsid w:val="009D04C7"/>
    <w:rsid w:val="009D0FEC"/>
    <w:rsid w:val="009D13AC"/>
    <w:rsid w:val="009D2523"/>
    <w:rsid w:val="009D3AD6"/>
    <w:rsid w:val="009D513E"/>
    <w:rsid w:val="009D639B"/>
    <w:rsid w:val="009D7542"/>
    <w:rsid w:val="009E191C"/>
    <w:rsid w:val="009E3E1B"/>
    <w:rsid w:val="009E6861"/>
    <w:rsid w:val="009E6E71"/>
    <w:rsid w:val="009F0D8E"/>
    <w:rsid w:val="009F11C2"/>
    <w:rsid w:val="009F1A3C"/>
    <w:rsid w:val="009F36AB"/>
    <w:rsid w:val="009F5046"/>
    <w:rsid w:val="009F61D1"/>
    <w:rsid w:val="009F62A5"/>
    <w:rsid w:val="00A00877"/>
    <w:rsid w:val="00A00912"/>
    <w:rsid w:val="00A00A73"/>
    <w:rsid w:val="00A020C7"/>
    <w:rsid w:val="00A025A2"/>
    <w:rsid w:val="00A0287B"/>
    <w:rsid w:val="00A03360"/>
    <w:rsid w:val="00A0535B"/>
    <w:rsid w:val="00A06A9B"/>
    <w:rsid w:val="00A06F2F"/>
    <w:rsid w:val="00A13B98"/>
    <w:rsid w:val="00A13BBD"/>
    <w:rsid w:val="00A158BD"/>
    <w:rsid w:val="00A171A5"/>
    <w:rsid w:val="00A17497"/>
    <w:rsid w:val="00A2056A"/>
    <w:rsid w:val="00A20D01"/>
    <w:rsid w:val="00A25418"/>
    <w:rsid w:val="00A25789"/>
    <w:rsid w:val="00A2627A"/>
    <w:rsid w:val="00A306DD"/>
    <w:rsid w:val="00A30BD7"/>
    <w:rsid w:val="00A33A5B"/>
    <w:rsid w:val="00A46F82"/>
    <w:rsid w:val="00A53010"/>
    <w:rsid w:val="00A54DB2"/>
    <w:rsid w:val="00A55D09"/>
    <w:rsid w:val="00A568CB"/>
    <w:rsid w:val="00A60369"/>
    <w:rsid w:val="00A60DD1"/>
    <w:rsid w:val="00A61737"/>
    <w:rsid w:val="00A61EC1"/>
    <w:rsid w:val="00A62081"/>
    <w:rsid w:val="00A64302"/>
    <w:rsid w:val="00A647F2"/>
    <w:rsid w:val="00A6535D"/>
    <w:rsid w:val="00A67F3D"/>
    <w:rsid w:val="00A701CB"/>
    <w:rsid w:val="00A705CB"/>
    <w:rsid w:val="00A7075C"/>
    <w:rsid w:val="00A70781"/>
    <w:rsid w:val="00A73400"/>
    <w:rsid w:val="00A7404E"/>
    <w:rsid w:val="00A74850"/>
    <w:rsid w:val="00A75B54"/>
    <w:rsid w:val="00A75CBD"/>
    <w:rsid w:val="00A77620"/>
    <w:rsid w:val="00A80A31"/>
    <w:rsid w:val="00A81717"/>
    <w:rsid w:val="00A81D50"/>
    <w:rsid w:val="00A81DFF"/>
    <w:rsid w:val="00A83BBE"/>
    <w:rsid w:val="00A83DDB"/>
    <w:rsid w:val="00A85372"/>
    <w:rsid w:val="00A8575A"/>
    <w:rsid w:val="00A85F15"/>
    <w:rsid w:val="00A90A17"/>
    <w:rsid w:val="00A9103D"/>
    <w:rsid w:val="00A92C7D"/>
    <w:rsid w:val="00A945D6"/>
    <w:rsid w:val="00A951E4"/>
    <w:rsid w:val="00A95F5B"/>
    <w:rsid w:val="00A966F9"/>
    <w:rsid w:val="00AA0294"/>
    <w:rsid w:val="00AA231D"/>
    <w:rsid w:val="00AA2491"/>
    <w:rsid w:val="00AA3893"/>
    <w:rsid w:val="00AA70ED"/>
    <w:rsid w:val="00AA7611"/>
    <w:rsid w:val="00AB27EE"/>
    <w:rsid w:val="00AB5E9D"/>
    <w:rsid w:val="00AB5F74"/>
    <w:rsid w:val="00AB6E55"/>
    <w:rsid w:val="00AC1C66"/>
    <w:rsid w:val="00AC224C"/>
    <w:rsid w:val="00AC46E3"/>
    <w:rsid w:val="00AC50CE"/>
    <w:rsid w:val="00AD0E51"/>
    <w:rsid w:val="00AE176B"/>
    <w:rsid w:val="00AE55DF"/>
    <w:rsid w:val="00AE62EB"/>
    <w:rsid w:val="00AE7CD3"/>
    <w:rsid w:val="00AF1A36"/>
    <w:rsid w:val="00AF255C"/>
    <w:rsid w:val="00AF4061"/>
    <w:rsid w:val="00AF564D"/>
    <w:rsid w:val="00AF565F"/>
    <w:rsid w:val="00B00030"/>
    <w:rsid w:val="00B00842"/>
    <w:rsid w:val="00B03EB1"/>
    <w:rsid w:val="00B045AE"/>
    <w:rsid w:val="00B04D53"/>
    <w:rsid w:val="00B055F2"/>
    <w:rsid w:val="00B0595F"/>
    <w:rsid w:val="00B1137E"/>
    <w:rsid w:val="00B1319E"/>
    <w:rsid w:val="00B161E1"/>
    <w:rsid w:val="00B16958"/>
    <w:rsid w:val="00B172AA"/>
    <w:rsid w:val="00B20086"/>
    <w:rsid w:val="00B20D37"/>
    <w:rsid w:val="00B20E2A"/>
    <w:rsid w:val="00B253FA"/>
    <w:rsid w:val="00B25EAA"/>
    <w:rsid w:val="00B278E5"/>
    <w:rsid w:val="00B27C29"/>
    <w:rsid w:val="00B31C10"/>
    <w:rsid w:val="00B32FF2"/>
    <w:rsid w:val="00B33A6E"/>
    <w:rsid w:val="00B3448E"/>
    <w:rsid w:val="00B351BD"/>
    <w:rsid w:val="00B35C4E"/>
    <w:rsid w:val="00B360AE"/>
    <w:rsid w:val="00B421DC"/>
    <w:rsid w:val="00B434C9"/>
    <w:rsid w:val="00B43E04"/>
    <w:rsid w:val="00B470D9"/>
    <w:rsid w:val="00B50021"/>
    <w:rsid w:val="00B50A81"/>
    <w:rsid w:val="00B5133B"/>
    <w:rsid w:val="00B54CE1"/>
    <w:rsid w:val="00B55B95"/>
    <w:rsid w:val="00B55F4A"/>
    <w:rsid w:val="00B57ACA"/>
    <w:rsid w:val="00B639D6"/>
    <w:rsid w:val="00B6415A"/>
    <w:rsid w:val="00B64FAB"/>
    <w:rsid w:val="00B66412"/>
    <w:rsid w:val="00B723E5"/>
    <w:rsid w:val="00B7322F"/>
    <w:rsid w:val="00B736EE"/>
    <w:rsid w:val="00B73F80"/>
    <w:rsid w:val="00B80C78"/>
    <w:rsid w:val="00B811F3"/>
    <w:rsid w:val="00B8382E"/>
    <w:rsid w:val="00B84657"/>
    <w:rsid w:val="00B853F7"/>
    <w:rsid w:val="00B8798A"/>
    <w:rsid w:val="00B90A83"/>
    <w:rsid w:val="00B91AD8"/>
    <w:rsid w:val="00B91D70"/>
    <w:rsid w:val="00B92020"/>
    <w:rsid w:val="00B92CA5"/>
    <w:rsid w:val="00B95EDB"/>
    <w:rsid w:val="00B96810"/>
    <w:rsid w:val="00BA2915"/>
    <w:rsid w:val="00BA41FD"/>
    <w:rsid w:val="00BA4FF2"/>
    <w:rsid w:val="00BA56A6"/>
    <w:rsid w:val="00BA6463"/>
    <w:rsid w:val="00BA6A5C"/>
    <w:rsid w:val="00BA6EF6"/>
    <w:rsid w:val="00BB3328"/>
    <w:rsid w:val="00BB360F"/>
    <w:rsid w:val="00BB366C"/>
    <w:rsid w:val="00BB4696"/>
    <w:rsid w:val="00BB75CE"/>
    <w:rsid w:val="00BB7A5D"/>
    <w:rsid w:val="00BC0F09"/>
    <w:rsid w:val="00BC4769"/>
    <w:rsid w:val="00BC5D47"/>
    <w:rsid w:val="00BC7E54"/>
    <w:rsid w:val="00BD2CCE"/>
    <w:rsid w:val="00BD4A86"/>
    <w:rsid w:val="00BD6A29"/>
    <w:rsid w:val="00BD7730"/>
    <w:rsid w:val="00BE27EF"/>
    <w:rsid w:val="00BE2C1C"/>
    <w:rsid w:val="00BE4358"/>
    <w:rsid w:val="00BE43A3"/>
    <w:rsid w:val="00BE6382"/>
    <w:rsid w:val="00BF4785"/>
    <w:rsid w:val="00BF5A35"/>
    <w:rsid w:val="00BF6349"/>
    <w:rsid w:val="00BF737E"/>
    <w:rsid w:val="00BF7F98"/>
    <w:rsid w:val="00C0059F"/>
    <w:rsid w:val="00C0317A"/>
    <w:rsid w:val="00C04156"/>
    <w:rsid w:val="00C0755D"/>
    <w:rsid w:val="00C10039"/>
    <w:rsid w:val="00C103F3"/>
    <w:rsid w:val="00C1070F"/>
    <w:rsid w:val="00C11446"/>
    <w:rsid w:val="00C14AAB"/>
    <w:rsid w:val="00C14CB9"/>
    <w:rsid w:val="00C1592E"/>
    <w:rsid w:val="00C15BAA"/>
    <w:rsid w:val="00C164AC"/>
    <w:rsid w:val="00C178F7"/>
    <w:rsid w:val="00C23030"/>
    <w:rsid w:val="00C24ECE"/>
    <w:rsid w:val="00C270D1"/>
    <w:rsid w:val="00C3078C"/>
    <w:rsid w:val="00C339B2"/>
    <w:rsid w:val="00C3462B"/>
    <w:rsid w:val="00C3464B"/>
    <w:rsid w:val="00C372AF"/>
    <w:rsid w:val="00C37D66"/>
    <w:rsid w:val="00C40FD7"/>
    <w:rsid w:val="00C41179"/>
    <w:rsid w:val="00C417F0"/>
    <w:rsid w:val="00C41A38"/>
    <w:rsid w:val="00C41C58"/>
    <w:rsid w:val="00C42873"/>
    <w:rsid w:val="00C47C30"/>
    <w:rsid w:val="00C522DE"/>
    <w:rsid w:val="00C524A5"/>
    <w:rsid w:val="00C552B9"/>
    <w:rsid w:val="00C60032"/>
    <w:rsid w:val="00C600CE"/>
    <w:rsid w:val="00C6122B"/>
    <w:rsid w:val="00C63004"/>
    <w:rsid w:val="00C64439"/>
    <w:rsid w:val="00C66ADB"/>
    <w:rsid w:val="00C66CA6"/>
    <w:rsid w:val="00C70A8B"/>
    <w:rsid w:val="00C71F14"/>
    <w:rsid w:val="00C74AD1"/>
    <w:rsid w:val="00C74AF1"/>
    <w:rsid w:val="00C7547A"/>
    <w:rsid w:val="00C75655"/>
    <w:rsid w:val="00C77400"/>
    <w:rsid w:val="00C80304"/>
    <w:rsid w:val="00C80A2B"/>
    <w:rsid w:val="00C813FB"/>
    <w:rsid w:val="00C8309B"/>
    <w:rsid w:val="00C8381C"/>
    <w:rsid w:val="00C85D2B"/>
    <w:rsid w:val="00C860C2"/>
    <w:rsid w:val="00C86DB6"/>
    <w:rsid w:val="00C87390"/>
    <w:rsid w:val="00C90D99"/>
    <w:rsid w:val="00C91CE7"/>
    <w:rsid w:val="00C92056"/>
    <w:rsid w:val="00C93230"/>
    <w:rsid w:val="00C94E51"/>
    <w:rsid w:val="00C95AF6"/>
    <w:rsid w:val="00CA2216"/>
    <w:rsid w:val="00CA68DB"/>
    <w:rsid w:val="00CA75AB"/>
    <w:rsid w:val="00CA7E0F"/>
    <w:rsid w:val="00CB1B08"/>
    <w:rsid w:val="00CB21A8"/>
    <w:rsid w:val="00CB2557"/>
    <w:rsid w:val="00CB2611"/>
    <w:rsid w:val="00CB466B"/>
    <w:rsid w:val="00CB540A"/>
    <w:rsid w:val="00CB541A"/>
    <w:rsid w:val="00CB68D4"/>
    <w:rsid w:val="00CC211D"/>
    <w:rsid w:val="00CC2520"/>
    <w:rsid w:val="00CC3050"/>
    <w:rsid w:val="00CC3C0C"/>
    <w:rsid w:val="00CC41AE"/>
    <w:rsid w:val="00CC733B"/>
    <w:rsid w:val="00CC778A"/>
    <w:rsid w:val="00CD1B30"/>
    <w:rsid w:val="00CD2BD6"/>
    <w:rsid w:val="00CD33F4"/>
    <w:rsid w:val="00CD3591"/>
    <w:rsid w:val="00CD4497"/>
    <w:rsid w:val="00CD454D"/>
    <w:rsid w:val="00CD6321"/>
    <w:rsid w:val="00CD68AE"/>
    <w:rsid w:val="00CD7094"/>
    <w:rsid w:val="00CD7B37"/>
    <w:rsid w:val="00CE4458"/>
    <w:rsid w:val="00CE54A9"/>
    <w:rsid w:val="00CE5BBA"/>
    <w:rsid w:val="00CE5C58"/>
    <w:rsid w:val="00CF0710"/>
    <w:rsid w:val="00CF116B"/>
    <w:rsid w:val="00CF2EA9"/>
    <w:rsid w:val="00CF5ACA"/>
    <w:rsid w:val="00CF5BB1"/>
    <w:rsid w:val="00CF5DF4"/>
    <w:rsid w:val="00D01F3C"/>
    <w:rsid w:val="00D027ED"/>
    <w:rsid w:val="00D079D2"/>
    <w:rsid w:val="00D10358"/>
    <w:rsid w:val="00D1114C"/>
    <w:rsid w:val="00D11B3C"/>
    <w:rsid w:val="00D12CAE"/>
    <w:rsid w:val="00D13446"/>
    <w:rsid w:val="00D13DC5"/>
    <w:rsid w:val="00D16465"/>
    <w:rsid w:val="00D17254"/>
    <w:rsid w:val="00D20568"/>
    <w:rsid w:val="00D214B1"/>
    <w:rsid w:val="00D24948"/>
    <w:rsid w:val="00D26724"/>
    <w:rsid w:val="00D321EB"/>
    <w:rsid w:val="00D32AFD"/>
    <w:rsid w:val="00D35157"/>
    <w:rsid w:val="00D35F3C"/>
    <w:rsid w:val="00D416AA"/>
    <w:rsid w:val="00D424F9"/>
    <w:rsid w:val="00D4284F"/>
    <w:rsid w:val="00D44D18"/>
    <w:rsid w:val="00D508FB"/>
    <w:rsid w:val="00D51ADA"/>
    <w:rsid w:val="00D51D7F"/>
    <w:rsid w:val="00D520FF"/>
    <w:rsid w:val="00D5404F"/>
    <w:rsid w:val="00D56DCF"/>
    <w:rsid w:val="00D61E5F"/>
    <w:rsid w:val="00D63CF1"/>
    <w:rsid w:val="00D63E13"/>
    <w:rsid w:val="00D6583B"/>
    <w:rsid w:val="00D67D46"/>
    <w:rsid w:val="00D70251"/>
    <w:rsid w:val="00D71432"/>
    <w:rsid w:val="00D727E6"/>
    <w:rsid w:val="00D72E8C"/>
    <w:rsid w:val="00D73345"/>
    <w:rsid w:val="00D76952"/>
    <w:rsid w:val="00D76B13"/>
    <w:rsid w:val="00D77E0F"/>
    <w:rsid w:val="00D77E9F"/>
    <w:rsid w:val="00D77FAF"/>
    <w:rsid w:val="00D811E7"/>
    <w:rsid w:val="00D814F9"/>
    <w:rsid w:val="00D83EA0"/>
    <w:rsid w:val="00D8412F"/>
    <w:rsid w:val="00D866D6"/>
    <w:rsid w:val="00D86B78"/>
    <w:rsid w:val="00D87083"/>
    <w:rsid w:val="00D87372"/>
    <w:rsid w:val="00D90821"/>
    <w:rsid w:val="00D923B5"/>
    <w:rsid w:val="00D97D01"/>
    <w:rsid w:val="00DA0681"/>
    <w:rsid w:val="00DA068D"/>
    <w:rsid w:val="00DA1C43"/>
    <w:rsid w:val="00DA39F2"/>
    <w:rsid w:val="00DA433E"/>
    <w:rsid w:val="00DA7265"/>
    <w:rsid w:val="00DB0B8F"/>
    <w:rsid w:val="00DB3B65"/>
    <w:rsid w:val="00DB5B39"/>
    <w:rsid w:val="00DB7C40"/>
    <w:rsid w:val="00DC2D98"/>
    <w:rsid w:val="00DC34C8"/>
    <w:rsid w:val="00DC4A8D"/>
    <w:rsid w:val="00DC4D6A"/>
    <w:rsid w:val="00DD37B4"/>
    <w:rsid w:val="00DD432A"/>
    <w:rsid w:val="00DD5718"/>
    <w:rsid w:val="00DE00DB"/>
    <w:rsid w:val="00DE3E05"/>
    <w:rsid w:val="00DF09C8"/>
    <w:rsid w:val="00DF33DE"/>
    <w:rsid w:val="00DF495B"/>
    <w:rsid w:val="00E03E24"/>
    <w:rsid w:val="00E066C9"/>
    <w:rsid w:val="00E06865"/>
    <w:rsid w:val="00E10E06"/>
    <w:rsid w:val="00E11C3E"/>
    <w:rsid w:val="00E13C8A"/>
    <w:rsid w:val="00E15357"/>
    <w:rsid w:val="00E160B1"/>
    <w:rsid w:val="00E16A0E"/>
    <w:rsid w:val="00E179F2"/>
    <w:rsid w:val="00E20A1E"/>
    <w:rsid w:val="00E20F0A"/>
    <w:rsid w:val="00E2376C"/>
    <w:rsid w:val="00E24C94"/>
    <w:rsid w:val="00E26138"/>
    <w:rsid w:val="00E279A3"/>
    <w:rsid w:val="00E30877"/>
    <w:rsid w:val="00E32BCC"/>
    <w:rsid w:val="00E33812"/>
    <w:rsid w:val="00E3483E"/>
    <w:rsid w:val="00E37E38"/>
    <w:rsid w:val="00E4045E"/>
    <w:rsid w:val="00E42E53"/>
    <w:rsid w:val="00E4457C"/>
    <w:rsid w:val="00E467BA"/>
    <w:rsid w:val="00E476B2"/>
    <w:rsid w:val="00E4789E"/>
    <w:rsid w:val="00E50E79"/>
    <w:rsid w:val="00E51467"/>
    <w:rsid w:val="00E52DA9"/>
    <w:rsid w:val="00E532C4"/>
    <w:rsid w:val="00E54639"/>
    <w:rsid w:val="00E54641"/>
    <w:rsid w:val="00E56A30"/>
    <w:rsid w:val="00E62FFB"/>
    <w:rsid w:val="00E6312F"/>
    <w:rsid w:val="00E63654"/>
    <w:rsid w:val="00E64F94"/>
    <w:rsid w:val="00E65750"/>
    <w:rsid w:val="00E660B2"/>
    <w:rsid w:val="00E71575"/>
    <w:rsid w:val="00E737B5"/>
    <w:rsid w:val="00E74770"/>
    <w:rsid w:val="00E7583E"/>
    <w:rsid w:val="00E7659E"/>
    <w:rsid w:val="00E80E81"/>
    <w:rsid w:val="00E82046"/>
    <w:rsid w:val="00E8336F"/>
    <w:rsid w:val="00E84D77"/>
    <w:rsid w:val="00E8518B"/>
    <w:rsid w:val="00E85988"/>
    <w:rsid w:val="00E86048"/>
    <w:rsid w:val="00E86EEF"/>
    <w:rsid w:val="00E872A7"/>
    <w:rsid w:val="00E87A36"/>
    <w:rsid w:val="00E87D88"/>
    <w:rsid w:val="00E90367"/>
    <w:rsid w:val="00E95F91"/>
    <w:rsid w:val="00E964F0"/>
    <w:rsid w:val="00EA1FBE"/>
    <w:rsid w:val="00EA49DB"/>
    <w:rsid w:val="00EA553F"/>
    <w:rsid w:val="00EA58E4"/>
    <w:rsid w:val="00EA5C21"/>
    <w:rsid w:val="00EB0654"/>
    <w:rsid w:val="00EB4148"/>
    <w:rsid w:val="00EB47E3"/>
    <w:rsid w:val="00EB547E"/>
    <w:rsid w:val="00EB6411"/>
    <w:rsid w:val="00EB6935"/>
    <w:rsid w:val="00EB76B5"/>
    <w:rsid w:val="00EC65B4"/>
    <w:rsid w:val="00EC7937"/>
    <w:rsid w:val="00EC7AF9"/>
    <w:rsid w:val="00ED0497"/>
    <w:rsid w:val="00ED2512"/>
    <w:rsid w:val="00ED368F"/>
    <w:rsid w:val="00ED57DE"/>
    <w:rsid w:val="00ED5EE6"/>
    <w:rsid w:val="00ED7C14"/>
    <w:rsid w:val="00EE2058"/>
    <w:rsid w:val="00EE20A4"/>
    <w:rsid w:val="00EE3206"/>
    <w:rsid w:val="00EE36CC"/>
    <w:rsid w:val="00EE6941"/>
    <w:rsid w:val="00EF286C"/>
    <w:rsid w:val="00EF584E"/>
    <w:rsid w:val="00EF5DB9"/>
    <w:rsid w:val="00EF7B11"/>
    <w:rsid w:val="00F0048E"/>
    <w:rsid w:val="00F03AB0"/>
    <w:rsid w:val="00F05A26"/>
    <w:rsid w:val="00F12C82"/>
    <w:rsid w:val="00F141AF"/>
    <w:rsid w:val="00F160B1"/>
    <w:rsid w:val="00F206B6"/>
    <w:rsid w:val="00F20F10"/>
    <w:rsid w:val="00F21153"/>
    <w:rsid w:val="00F21B2C"/>
    <w:rsid w:val="00F2274A"/>
    <w:rsid w:val="00F2318C"/>
    <w:rsid w:val="00F269A9"/>
    <w:rsid w:val="00F32550"/>
    <w:rsid w:val="00F34551"/>
    <w:rsid w:val="00F3661B"/>
    <w:rsid w:val="00F3730B"/>
    <w:rsid w:val="00F3781A"/>
    <w:rsid w:val="00F37FC1"/>
    <w:rsid w:val="00F41451"/>
    <w:rsid w:val="00F41CA6"/>
    <w:rsid w:val="00F43F1A"/>
    <w:rsid w:val="00F46060"/>
    <w:rsid w:val="00F52AE7"/>
    <w:rsid w:val="00F535FF"/>
    <w:rsid w:val="00F5542F"/>
    <w:rsid w:val="00F55E9F"/>
    <w:rsid w:val="00F576CF"/>
    <w:rsid w:val="00F64723"/>
    <w:rsid w:val="00F65419"/>
    <w:rsid w:val="00F657B2"/>
    <w:rsid w:val="00F65DB8"/>
    <w:rsid w:val="00F674D8"/>
    <w:rsid w:val="00F7140A"/>
    <w:rsid w:val="00F71BE8"/>
    <w:rsid w:val="00F73A07"/>
    <w:rsid w:val="00F74795"/>
    <w:rsid w:val="00F75957"/>
    <w:rsid w:val="00F764D2"/>
    <w:rsid w:val="00F76C81"/>
    <w:rsid w:val="00F7779C"/>
    <w:rsid w:val="00F80590"/>
    <w:rsid w:val="00F806E4"/>
    <w:rsid w:val="00F81134"/>
    <w:rsid w:val="00F81211"/>
    <w:rsid w:val="00F82B1D"/>
    <w:rsid w:val="00F83DB8"/>
    <w:rsid w:val="00F84736"/>
    <w:rsid w:val="00F84877"/>
    <w:rsid w:val="00F85FA9"/>
    <w:rsid w:val="00F8680C"/>
    <w:rsid w:val="00F9000F"/>
    <w:rsid w:val="00F93C5C"/>
    <w:rsid w:val="00FA1041"/>
    <w:rsid w:val="00FA2312"/>
    <w:rsid w:val="00FA4152"/>
    <w:rsid w:val="00FA6B4E"/>
    <w:rsid w:val="00FA7A2A"/>
    <w:rsid w:val="00FB26D4"/>
    <w:rsid w:val="00FB63F9"/>
    <w:rsid w:val="00FC10D3"/>
    <w:rsid w:val="00FC3865"/>
    <w:rsid w:val="00FC5C9B"/>
    <w:rsid w:val="00FC64A9"/>
    <w:rsid w:val="00FC7BD1"/>
    <w:rsid w:val="00FD05D0"/>
    <w:rsid w:val="00FD16FA"/>
    <w:rsid w:val="00FD2D51"/>
    <w:rsid w:val="00FD2E94"/>
    <w:rsid w:val="00FD320B"/>
    <w:rsid w:val="00FD32D4"/>
    <w:rsid w:val="00FD3717"/>
    <w:rsid w:val="00FD4A76"/>
    <w:rsid w:val="00FD51C9"/>
    <w:rsid w:val="00FE3BCC"/>
    <w:rsid w:val="00FE4E9A"/>
    <w:rsid w:val="00FE5A9A"/>
    <w:rsid w:val="00FE67BC"/>
    <w:rsid w:val="00FE6D3B"/>
    <w:rsid w:val="00FF16F0"/>
    <w:rsid w:val="00FF25D7"/>
    <w:rsid w:val="00FF3295"/>
    <w:rsid w:val="00FF6C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08D645-05EE-418D-BD15-770E638C7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4ECE"/>
    <w:pPr>
      <w:widowControl w:val="0"/>
    </w:pPr>
  </w:style>
  <w:style w:type="paragraph" w:styleId="Heading1">
    <w:name w:val="heading 1"/>
    <w:basedOn w:val="Normal"/>
    <w:next w:val="Normal"/>
    <w:link w:val="Heading1Char"/>
    <w:uiPriority w:val="9"/>
    <w:qFormat/>
    <w:rsid w:val="0003319D"/>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8412F"/>
    <w:pPr>
      <w:ind w:leftChars="200" w:left="480"/>
    </w:pPr>
  </w:style>
  <w:style w:type="table" w:styleId="TableGrid">
    <w:name w:val="Table Grid"/>
    <w:basedOn w:val="TableNormal"/>
    <w:uiPriority w:val="39"/>
    <w:rsid w:val="00D841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B6E"/>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064B6E"/>
    <w:rPr>
      <w:sz w:val="20"/>
      <w:szCs w:val="20"/>
    </w:rPr>
  </w:style>
  <w:style w:type="paragraph" w:styleId="Footer">
    <w:name w:val="footer"/>
    <w:basedOn w:val="Normal"/>
    <w:link w:val="FooterChar"/>
    <w:uiPriority w:val="99"/>
    <w:unhideWhenUsed/>
    <w:rsid w:val="00064B6E"/>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064B6E"/>
    <w:rPr>
      <w:sz w:val="20"/>
      <w:szCs w:val="20"/>
    </w:rPr>
  </w:style>
  <w:style w:type="character" w:styleId="Hyperlink">
    <w:name w:val="Hyperlink"/>
    <w:basedOn w:val="DefaultParagraphFont"/>
    <w:uiPriority w:val="99"/>
    <w:unhideWhenUsed/>
    <w:rsid w:val="00E532C4"/>
    <w:rPr>
      <w:color w:val="0563C1" w:themeColor="hyperlink"/>
      <w:u w:val="single"/>
    </w:rPr>
  </w:style>
  <w:style w:type="paragraph" w:styleId="Caption">
    <w:name w:val="caption"/>
    <w:basedOn w:val="Normal"/>
    <w:next w:val="Normal"/>
    <w:uiPriority w:val="35"/>
    <w:unhideWhenUsed/>
    <w:qFormat/>
    <w:rsid w:val="00021509"/>
    <w:rPr>
      <w:sz w:val="20"/>
      <w:szCs w:val="20"/>
    </w:rPr>
  </w:style>
  <w:style w:type="paragraph" w:styleId="TableofFigures">
    <w:name w:val="table of figures"/>
    <w:basedOn w:val="Normal"/>
    <w:next w:val="Normal"/>
    <w:uiPriority w:val="99"/>
    <w:unhideWhenUsed/>
    <w:rsid w:val="00117FC0"/>
    <w:pPr>
      <w:ind w:left="480" w:hanging="480"/>
    </w:pPr>
    <w:rPr>
      <w:rFonts w:cstheme="minorHAnsi"/>
      <w:smallCaps/>
      <w:sz w:val="20"/>
      <w:szCs w:val="20"/>
    </w:rPr>
  </w:style>
  <w:style w:type="paragraph" w:customStyle="1" w:styleId="Content1">
    <w:name w:val="Content 1"/>
    <w:basedOn w:val="Normal"/>
    <w:link w:val="Content10"/>
    <w:qFormat/>
    <w:rsid w:val="0098615B"/>
    <w:pPr>
      <w:widowControl/>
      <w:jc w:val="center"/>
    </w:pPr>
    <w:rPr>
      <w:rFonts w:ascii="Times New Roman" w:hAnsi="Times New Roman" w:cs="Times New Roman"/>
      <w:b/>
      <w:sz w:val="28"/>
      <w:szCs w:val="24"/>
    </w:rPr>
  </w:style>
  <w:style w:type="paragraph" w:customStyle="1" w:styleId="Content2">
    <w:name w:val="Content 2"/>
    <w:basedOn w:val="ListParagraph"/>
    <w:link w:val="Content20"/>
    <w:qFormat/>
    <w:rsid w:val="0018044D"/>
    <w:pPr>
      <w:numPr>
        <w:numId w:val="1"/>
      </w:numPr>
      <w:ind w:leftChars="0" w:left="0"/>
    </w:pPr>
    <w:rPr>
      <w:rFonts w:ascii="Times New Roman" w:hAnsi="Times New Roman" w:cs="Times New Roman"/>
      <w:b/>
      <w:szCs w:val="24"/>
    </w:rPr>
  </w:style>
  <w:style w:type="character" w:customStyle="1" w:styleId="Content10">
    <w:name w:val="Content 1 字元"/>
    <w:basedOn w:val="DefaultParagraphFont"/>
    <w:link w:val="Content1"/>
    <w:rsid w:val="0098615B"/>
    <w:rPr>
      <w:rFonts w:ascii="Times New Roman" w:hAnsi="Times New Roman" w:cs="Times New Roman"/>
      <w:b/>
      <w:sz w:val="28"/>
      <w:szCs w:val="24"/>
    </w:rPr>
  </w:style>
  <w:style w:type="paragraph" w:customStyle="1" w:styleId="Content3">
    <w:name w:val="Content 3"/>
    <w:basedOn w:val="ListParagraph"/>
    <w:link w:val="Content30"/>
    <w:qFormat/>
    <w:rsid w:val="00465C8A"/>
    <w:pPr>
      <w:numPr>
        <w:ilvl w:val="1"/>
        <w:numId w:val="1"/>
      </w:numPr>
      <w:ind w:leftChars="0" w:left="0"/>
    </w:pPr>
    <w:rPr>
      <w:rFonts w:ascii="Times New Roman" w:hAnsi="Times New Roman" w:cs="Times New Roman"/>
      <w:i/>
      <w:szCs w:val="24"/>
    </w:rPr>
  </w:style>
  <w:style w:type="character" w:customStyle="1" w:styleId="ListParagraphChar">
    <w:name w:val="List Paragraph Char"/>
    <w:basedOn w:val="DefaultParagraphFont"/>
    <w:link w:val="ListParagraph"/>
    <w:uiPriority w:val="34"/>
    <w:rsid w:val="0018044D"/>
  </w:style>
  <w:style w:type="character" w:customStyle="1" w:styleId="Content20">
    <w:name w:val="Content 2 字元"/>
    <w:basedOn w:val="ListParagraphChar"/>
    <w:link w:val="Content2"/>
    <w:rsid w:val="0018044D"/>
    <w:rPr>
      <w:rFonts w:ascii="Times New Roman" w:hAnsi="Times New Roman" w:cs="Times New Roman"/>
      <w:b/>
      <w:szCs w:val="24"/>
    </w:rPr>
  </w:style>
  <w:style w:type="character" w:customStyle="1" w:styleId="Heading1Char">
    <w:name w:val="Heading 1 Char"/>
    <w:basedOn w:val="DefaultParagraphFont"/>
    <w:link w:val="Heading1"/>
    <w:uiPriority w:val="9"/>
    <w:rsid w:val="0003319D"/>
    <w:rPr>
      <w:rFonts w:asciiTheme="majorHAnsi" w:eastAsiaTheme="majorEastAsia" w:hAnsiTheme="majorHAnsi" w:cstheme="majorBidi"/>
      <w:b/>
      <w:bCs/>
      <w:kern w:val="52"/>
      <w:sz w:val="52"/>
      <w:szCs w:val="52"/>
    </w:rPr>
  </w:style>
  <w:style w:type="character" w:customStyle="1" w:styleId="Content30">
    <w:name w:val="Content 3 字元"/>
    <w:basedOn w:val="ListParagraphChar"/>
    <w:link w:val="Content3"/>
    <w:rsid w:val="00465C8A"/>
    <w:rPr>
      <w:rFonts w:ascii="Times New Roman" w:hAnsi="Times New Roman" w:cs="Times New Roman"/>
      <w:i/>
      <w:szCs w:val="24"/>
    </w:rPr>
  </w:style>
  <w:style w:type="paragraph" w:styleId="TOCHeading">
    <w:name w:val="TOC Heading"/>
    <w:basedOn w:val="Heading1"/>
    <w:next w:val="Normal"/>
    <w:uiPriority w:val="39"/>
    <w:unhideWhenUsed/>
    <w:qFormat/>
    <w:rsid w:val="0003319D"/>
    <w:pPr>
      <w:keepLines/>
      <w:widowControl/>
      <w:spacing w:before="240" w:after="0" w:line="259" w:lineRule="auto"/>
      <w:outlineLvl w:val="9"/>
    </w:pPr>
    <w:rPr>
      <w:b w:val="0"/>
      <w:bCs w:val="0"/>
      <w:color w:val="2E74B5" w:themeColor="accent1" w:themeShade="BF"/>
      <w:kern w:val="0"/>
      <w:sz w:val="32"/>
      <w:szCs w:val="32"/>
    </w:rPr>
  </w:style>
  <w:style w:type="paragraph" w:styleId="TOC1">
    <w:name w:val="toc 1"/>
    <w:basedOn w:val="Normal"/>
    <w:next w:val="Normal"/>
    <w:autoRedefine/>
    <w:uiPriority w:val="39"/>
    <w:unhideWhenUsed/>
    <w:rsid w:val="0003319D"/>
    <w:pPr>
      <w:spacing w:before="120" w:after="120"/>
    </w:pPr>
    <w:rPr>
      <w:rFonts w:cstheme="minorHAnsi"/>
      <w:b/>
      <w:bCs/>
      <w:caps/>
      <w:sz w:val="20"/>
      <w:szCs w:val="20"/>
    </w:rPr>
  </w:style>
  <w:style w:type="paragraph" w:styleId="TOC2">
    <w:name w:val="toc 2"/>
    <w:basedOn w:val="Normal"/>
    <w:next w:val="Normal"/>
    <w:autoRedefine/>
    <w:uiPriority w:val="39"/>
    <w:unhideWhenUsed/>
    <w:rsid w:val="0003319D"/>
    <w:pPr>
      <w:ind w:left="240"/>
    </w:pPr>
    <w:rPr>
      <w:rFonts w:cstheme="minorHAnsi"/>
      <w:smallCaps/>
      <w:sz w:val="20"/>
      <w:szCs w:val="20"/>
    </w:rPr>
  </w:style>
  <w:style w:type="paragraph" w:styleId="TOC3">
    <w:name w:val="toc 3"/>
    <w:basedOn w:val="Normal"/>
    <w:next w:val="Normal"/>
    <w:autoRedefine/>
    <w:uiPriority w:val="39"/>
    <w:unhideWhenUsed/>
    <w:rsid w:val="0003319D"/>
    <w:pPr>
      <w:ind w:left="480"/>
    </w:pPr>
    <w:rPr>
      <w:rFonts w:cstheme="minorHAnsi"/>
      <w:i/>
      <w:iCs/>
      <w:sz w:val="20"/>
      <w:szCs w:val="20"/>
    </w:rPr>
  </w:style>
  <w:style w:type="paragraph" w:styleId="TOC4">
    <w:name w:val="toc 4"/>
    <w:basedOn w:val="Normal"/>
    <w:next w:val="Normal"/>
    <w:autoRedefine/>
    <w:uiPriority w:val="39"/>
    <w:unhideWhenUsed/>
    <w:rsid w:val="0003319D"/>
    <w:pPr>
      <w:ind w:left="720"/>
    </w:pPr>
    <w:rPr>
      <w:rFonts w:cstheme="minorHAnsi"/>
      <w:sz w:val="18"/>
      <w:szCs w:val="18"/>
    </w:rPr>
  </w:style>
  <w:style w:type="paragraph" w:styleId="TOC5">
    <w:name w:val="toc 5"/>
    <w:basedOn w:val="Normal"/>
    <w:next w:val="Normal"/>
    <w:autoRedefine/>
    <w:uiPriority w:val="39"/>
    <w:unhideWhenUsed/>
    <w:rsid w:val="0003319D"/>
    <w:pPr>
      <w:ind w:left="960"/>
    </w:pPr>
    <w:rPr>
      <w:rFonts w:cstheme="minorHAnsi"/>
      <w:sz w:val="18"/>
      <w:szCs w:val="18"/>
    </w:rPr>
  </w:style>
  <w:style w:type="paragraph" w:styleId="TOC6">
    <w:name w:val="toc 6"/>
    <w:basedOn w:val="Normal"/>
    <w:next w:val="Normal"/>
    <w:autoRedefine/>
    <w:uiPriority w:val="39"/>
    <w:unhideWhenUsed/>
    <w:rsid w:val="0003319D"/>
    <w:pPr>
      <w:ind w:left="1200"/>
    </w:pPr>
    <w:rPr>
      <w:rFonts w:cstheme="minorHAnsi"/>
      <w:sz w:val="18"/>
      <w:szCs w:val="18"/>
    </w:rPr>
  </w:style>
  <w:style w:type="paragraph" w:styleId="TOC7">
    <w:name w:val="toc 7"/>
    <w:basedOn w:val="Normal"/>
    <w:next w:val="Normal"/>
    <w:autoRedefine/>
    <w:uiPriority w:val="39"/>
    <w:unhideWhenUsed/>
    <w:rsid w:val="0003319D"/>
    <w:pPr>
      <w:ind w:left="1440"/>
    </w:pPr>
    <w:rPr>
      <w:rFonts w:cstheme="minorHAnsi"/>
      <w:sz w:val="18"/>
      <w:szCs w:val="18"/>
    </w:rPr>
  </w:style>
  <w:style w:type="paragraph" w:styleId="TOC8">
    <w:name w:val="toc 8"/>
    <w:basedOn w:val="Normal"/>
    <w:next w:val="Normal"/>
    <w:autoRedefine/>
    <w:uiPriority w:val="39"/>
    <w:unhideWhenUsed/>
    <w:rsid w:val="0003319D"/>
    <w:pPr>
      <w:ind w:left="1680"/>
    </w:pPr>
    <w:rPr>
      <w:rFonts w:cstheme="minorHAnsi"/>
      <w:sz w:val="18"/>
      <w:szCs w:val="18"/>
    </w:rPr>
  </w:style>
  <w:style w:type="paragraph" w:styleId="TOC9">
    <w:name w:val="toc 9"/>
    <w:basedOn w:val="Normal"/>
    <w:next w:val="Normal"/>
    <w:autoRedefine/>
    <w:uiPriority w:val="39"/>
    <w:unhideWhenUsed/>
    <w:rsid w:val="0003319D"/>
    <w:pPr>
      <w:ind w:left="1920"/>
    </w:pPr>
    <w:rPr>
      <w:rFonts w:cstheme="minorHAnsi"/>
      <w:sz w:val="18"/>
      <w:szCs w:val="18"/>
    </w:rPr>
  </w:style>
  <w:style w:type="paragraph" w:styleId="BalloonText">
    <w:name w:val="Balloon Text"/>
    <w:basedOn w:val="Normal"/>
    <w:link w:val="BalloonTextChar"/>
    <w:uiPriority w:val="99"/>
    <w:semiHidden/>
    <w:unhideWhenUsed/>
    <w:rsid w:val="00F576C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576CF"/>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456915">
      <w:bodyDiv w:val="1"/>
      <w:marLeft w:val="0"/>
      <w:marRight w:val="0"/>
      <w:marTop w:val="0"/>
      <w:marBottom w:val="0"/>
      <w:divBdr>
        <w:top w:val="none" w:sz="0" w:space="0" w:color="auto"/>
        <w:left w:val="none" w:sz="0" w:space="0" w:color="auto"/>
        <w:bottom w:val="none" w:sz="0" w:space="0" w:color="auto"/>
        <w:right w:val="none" w:sz="0" w:space="0" w:color="auto"/>
      </w:divBdr>
    </w:div>
    <w:div w:id="819881526">
      <w:bodyDiv w:val="1"/>
      <w:marLeft w:val="0"/>
      <w:marRight w:val="0"/>
      <w:marTop w:val="0"/>
      <w:marBottom w:val="0"/>
      <w:divBdr>
        <w:top w:val="none" w:sz="0" w:space="0" w:color="auto"/>
        <w:left w:val="none" w:sz="0" w:space="0" w:color="auto"/>
        <w:bottom w:val="none" w:sz="0" w:space="0" w:color="auto"/>
        <w:right w:val="none" w:sz="0" w:space="0" w:color="auto"/>
      </w:divBdr>
    </w:div>
    <w:div w:id="1109393841">
      <w:bodyDiv w:val="1"/>
      <w:marLeft w:val="0"/>
      <w:marRight w:val="0"/>
      <w:marTop w:val="0"/>
      <w:marBottom w:val="0"/>
      <w:divBdr>
        <w:top w:val="none" w:sz="0" w:space="0" w:color="auto"/>
        <w:left w:val="none" w:sz="0" w:space="0" w:color="auto"/>
        <w:bottom w:val="none" w:sz="0" w:space="0" w:color="auto"/>
        <w:right w:val="none" w:sz="0" w:space="0" w:color="auto"/>
      </w:divBdr>
    </w:div>
    <w:div w:id="1255093199">
      <w:bodyDiv w:val="1"/>
      <w:marLeft w:val="0"/>
      <w:marRight w:val="0"/>
      <w:marTop w:val="0"/>
      <w:marBottom w:val="0"/>
      <w:divBdr>
        <w:top w:val="none" w:sz="0" w:space="0" w:color="auto"/>
        <w:left w:val="none" w:sz="0" w:space="0" w:color="auto"/>
        <w:bottom w:val="none" w:sz="0" w:space="0" w:color="auto"/>
        <w:right w:val="none" w:sz="0" w:space="0" w:color="auto"/>
      </w:divBdr>
    </w:div>
    <w:div w:id="1286351951">
      <w:bodyDiv w:val="1"/>
      <w:marLeft w:val="0"/>
      <w:marRight w:val="0"/>
      <w:marTop w:val="0"/>
      <w:marBottom w:val="0"/>
      <w:divBdr>
        <w:top w:val="none" w:sz="0" w:space="0" w:color="auto"/>
        <w:left w:val="none" w:sz="0" w:space="0" w:color="auto"/>
        <w:bottom w:val="none" w:sz="0" w:space="0" w:color="auto"/>
        <w:right w:val="none" w:sz="0" w:space="0" w:color="auto"/>
      </w:divBdr>
    </w:div>
    <w:div w:id="1502549932">
      <w:bodyDiv w:val="1"/>
      <w:marLeft w:val="0"/>
      <w:marRight w:val="0"/>
      <w:marTop w:val="0"/>
      <w:marBottom w:val="0"/>
      <w:divBdr>
        <w:top w:val="none" w:sz="0" w:space="0" w:color="auto"/>
        <w:left w:val="none" w:sz="0" w:space="0" w:color="auto"/>
        <w:bottom w:val="none" w:sz="0" w:space="0" w:color="auto"/>
        <w:right w:val="none" w:sz="0" w:space="0" w:color="auto"/>
      </w:divBdr>
    </w:div>
    <w:div w:id="1572345125">
      <w:bodyDiv w:val="1"/>
      <w:marLeft w:val="0"/>
      <w:marRight w:val="0"/>
      <w:marTop w:val="0"/>
      <w:marBottom w:val="0"/>
      <w:divBdr>
        <w:top w:val="none" w:sz="0" w:space="0" w:color="auto"/>
        <w:left w:val="none" w:sz="0" w:space="0" w:color="auto"/>
        <w:bottom w:val="none" w:sz="0" w:space="0" w:color="auto"/>
        <w:right w:val="none" w:sz="0" w:space="0" w:color="auto"/>
      </w:divBdr>
    </w:div>
    <w:div w:id="1598319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ianchi.aliyun.com/competition/information.htm?raceId=231597" TargetMode="External"/><Relationship Id="rId17" Type="http://schemas.openxmlformats.org/officeDocument/2006/relationships/image" Target="media/image9.png"/><Relationship Id="rId25" Type="http://schemas.openxmlformats.org/officeDocument/2006/relationships/image" Target="media/image1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765B95-2E61-1343-8181-788719606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3991</Words>
  <Characters>22752</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InfiniteWing</dc:creator>
  <cp:lastModifiedBy>顏榳均</cp:lastModifiedBy>
  <cp:revision>3</cp:revision>
  <cp:lastPrinted>2017-12-26T12:05:00Z</cp:lastPrinted>
  <dcterms:created xsi:type="dcterms:W3CDTF">2018-06-06T04:12:00Z</dcterms:created>
  <dcterms:modified xsi:type="dcterms:W3CDTF">2018-06-10T05:28:00Z</dcterms:modified>
</cp:coreProperties>
</file>